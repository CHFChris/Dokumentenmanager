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5B08" w14:textId="331DCBBD" w:rsidR="00175855" w:rsidRPr="002D36EC" w:rsidRDefault="00CC6789" w:rsidP="00B82C13">
      <w:pPr>
        <w:spacing w:afterLines="80" w:after="192" w:line="240" w:lineRule="auto"/>
        <w:contextualSpacing/>
        <w:rPr>
          <w:rFonts w:ascii="Arial" w:hAnsi="Arial" w:cs="Arial"/>
          <w:sz w:val="24"/>
          <w:szCs w:val="24"/>
        </w:rPr>
      </w:pPr>
      <w:r w:rsidRPr="002D36EC">
        <w:rPr>
          <w:rFonts w:ascii="Arial" w:hAnsi="Arial" w:cs="Arial"/>
          <w:noProof/>
          <w:sz w:val="24"/>
          <w:szCs w:val="24"/>
        </w:rPr>
        <mc:AlternateContent>
          <mc:Choice Requires="wps">
            <w:drawing>
              <wp:anchor distT="0" distB="0" distL="114300" distR="114300" simplePos="0" relativeHeight="251658240" behindDoc="1" locked="0" layoutInCell="1" allowOverlap="1" wp14:anchorId="0AB63CBE" wp14:editId="1FF8B65B">
                <wp:simplePos x="0" y="0"/>
                <wp:positionH relativeFrom="page">
                  <wp:posOffset>85725</wp:posOffset>
                </wp:positionH>
                <wp:positionV relativeFrom="page">
                  <wp:posOffset>906780</wp:posOffset>
                </wp:positionV>
                <wp:extent cx="7292340" cy="3840480"/>
                <wp:effectExtent l="0" t="0" r="3810" b="2540"/>
                <wp:wrapNone/>
                <wp:docPr id="138" name="Text Box 138"/>
                <wp:cNvGraphicFramePr/>
                <a:graphic xmlns:a="http://schemas.openxmlformats.org/drawingml/2006/main">
                  <a:graphicData uri="http://schemas.microsoft.com/office/word/2010/wordprocessingShape">
                    <wps:wsp>
                      <wps:cNvSpPr txBox="1"/>
                      <wps:spPr>
                        <a:xfrm>
                          <a:off x="0" y="0"/>
                          <a:ext cx="729234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01"/>
                              <w:gridCol w:w="5588"/>
                            </w:tblGrid>
                            <w:tr w:rsidR="000355CB" w:rsidRPr="00A6257E" w14:paraId="5879D1A5" w14:textId="77777777">
                              <w:trPr>
                                <w:jc w:val="center"/>
                              </w:trPr>
                              <w:tc>
                                <w:tcPr>
                                  <w:tcW w:w="2568" w:type="pct"/>
                                  <w:vAlign w:val="center"/>
                                </w:tcPr>
                                <w:p w14:paraId="7C75B2FD" w14:textId="37802DDD" w:rsidR="000355CB" w:rsidRPr="00BC2ECD" w:rsidRDefault="000355CB">
                                  <w:pPr>
                                    <w:jc w:val="right"/>
                                    <w:rPr>
                                      <w:rFonts w:ascii="Arial" w:hAnsi="Arial" w:cs="Arial"/>
                                    </w:rPr>
                                  </w:pPr>
                                  <w:r w:rsidRPr="00BC2ECD">
                                    <w:rPr>
                                      <w:rFonts w:ascii="Arial" w:hAnsi="Arial" w:cs="Arial"/>
                                      <w:noProof/>
                                    </w:rPr>
                                    <w:drawing>
                                      <wp:inline distT="0" distB="0" distL="0" distR="0" wp14:anchorId="6162CBFE" wp14:editId="16503D65">
                                        <wp:extent cx="2885440" cy="2885440"/>
                                        <wp:effectExtent l="0" t="0" r="0" b="0"/>
                                        <wp:docPr id="171912924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5440" cy="2885440"/>
                                                </a:xfrm>
                                                <a:prstGeom prst="rect">
                                                  <a:avLst/>
                                                </a:prstGeom>
                                                <a:noFill/>
                                                <a:ln>
                                                  <a:noFill/>
                                                </a:ln>
                                              </pic:spPr>
                                            </pic:pic>
                                          </a:graphicData>
                                        </a:graphic>
                                      </wp:inline>
                                    </w:drawing>
                                  </w:r>
                                </w:p>
                                <w:sdt>
                                  <w:sdtPr>
                                    <w:rPr>
                                      <w:rFonts w:ascii="Arial" w:hAnsi="Arial" w:cs="Arial"/>
                                      <w:color w:val="E97132" w:themeColor="accent2"/>
                                      <w:sz w:val="28"/>
                                      <w:szCs w:val="28"/>
                                      <w:lang w:val="de-DE"/>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A60843A" w14:textId="436AB1D9" w:rsidR="000355CB" w:rsidRPr="004D609B" w:rsidRDefault="00875122">
                                      <w:pPr>
                                        <w:pStyle w:val="KeinLeerraum"/>
                                        <w:spacing w:line="312" w:lineRule="auto"/>
                                        <w:jc w:val="right"/>
                                        <w:rPr>
                                          <w:rFonts w:ascii="Arial" w:hAnsi="Arial" w:cs="Arial"/>
                                          <w:caps/>
                                          <w:color w:val="191919" w:themeColor="text1" w:themeTint="E6"/>
                                          <w:sz w:val="56"/>
                                          <w:szCs w:val="56"/>
                                          <w:lang w:val="de-DE"/>
                                        </w:rPr>
                                      </w:pPr>
                                      <w:r w:rsidRPr="00875122">
                                        <w:rPr>
                                          <w:rFonts w:ascii="Arial" w:hAnsi="Arial" w:cs="Arial"/>
                                          <w:color w:val="E97132" w:themeColor="accent2"/>
                                          <w:sz w:val="28"/>
                                          <w:szCs w:val="28"/>
                                          <w:lang w:val="de-DE"/>
                                        </w:rPr>
                                        <w:t>Christian Schweitzer &amp; Cristian Radici</w:t>
                                      </w:r>
                                    </w:p>
                                  </w:sdtContent>
                                </w:sdt>
                                <w:p w14:paraId="7D4D0867" w14:textId="7405AE4B" w:rsidR="00C806A7" w:rsidRPr="002256FD" w:rsidRDefault="00C806A7" w:rsidP="0079135E">
                                  <w:pPr>
                                    <w:rPr>
                                      <w:rFonts w:ascii="Arial" w:hAnsi="Arial" w:cs="Arial"/>
                                      <w:color w:val="000000" w:themeColor="text1"/>
                                      <w:sz w:val="24"/>
                                      <w:szCs w:val="24"/>
                                      <w14:ligatures w14:val="none"/>
                                    </w:rPr>
                                  </w:pPr>
                                  <w:r w:rsidRPr="002256FD">
                                    <w:rPr>
                                      <w:rFonts w:ascii="Arial" w:hAnsi="Arial" w:cs="Arial"/>
                                      <w:color w:val="000000" w:themeColor="text1"/>
                                      <w:sz w:val="24"/>
                                      <w:szCs w:val="24"/>
                                      <w14:ligatures w14:val="none"/>
                                    </w:rPr>
                                    <w:t>Versicherungsmanager – Verträge im</w:t>
                                  </w:r>
                                  <w:r w:rsidR="0079135E" w:rsidRPr="002256FD">
                                    <w:rPr>
                                      <w:rFonts w:ascii="Arial" w:hAnsi="Arial" w:cs="Arial"/>
                                      <w:color w:val="000000" w:themeColor="text1"/>
                                      <w:sz w:val="24"/>
                                      <w:szCs w:val="24"/>
                                      <w14:ligatures w14:val="none"/>
                                    </w:rPr>
                                    <w:t xml:space="preserve"> </w:t>
                                  </w:r>
                                  <w:r w:rsidRPr="002256FD">
                                    <w:rPr>
                                      <w:rFonts w:ascii="Arial" w:hAnsi="Arial" w:cs="Arial"/>
                                      <w:color w:val="000000" w:themeColor="text1"/>
                                      <w:sz w:val="24"/>
                                      <w:szCs w:val="24"/>
                                      <w14:ligatures w14:val="none"/>
                                    </w:rPr>
                                    <w:t>Überblick</w:t>
                                  </w:r>
                                </w:p>
                                <w:p w14:paraId="73BD89B2" w14:textId="69D3CC2F" w:rsidR="000355CB" w:rsidRPr="00BC2ECD" w:rsidRDefault="000355CB">
                                  <w:pPr>
                                    <w:jc w:val="right"/>
                                    <w:rPr>
                                      <w:rFonts w:ascii="Arial" w:hAnsi="Arial" w:cs="Arial"/>
                                      <w:sz w:val="24"/>
                                      <w:szCs w:val="24"/>
                                    </w:rPr>
                                  </w:pPr>
                                </w:p>
                              </w:tc>
                              <w:tc>
                                <w:tcPr>
                                  <w:tcW w:w="2432" w:type="pct"/>
                                  <w:vAlign w:val="center"/>
                                </w:tcPr>
                                <w:sdt>
                                  <w:sdtPr>
                                    <w:rPr>
                                      <w:rFonts w:ascii="Arial" w:hAnsi="Arial" w:cs="Arial"/>
                                      <w:color w:val="E97132" w:themeColor="accent2"/>
                                      <w:sz w:val="28"/>
                                      <w:szCs w:val="28"/>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256455DC" w14:textId="0C966880" w:rsidR="00A77B9F" w:rsidRPr="00836965" w:rsidRDefault="00A77B9F" w:rsidP="007C6C38">
                                      <w:pPr>
                                        <w:pStyle w:val="KeinLeerraum"/>
                                        <w:jc w:val="center"/>
                                        <w:rPr>
                                          <w:rFonts w:ascii="Arial" w:hAnsi="Arial" w:cs="Arial"/>
                                          <w:color w:val="E97132" w:themeColor="accent2"/>
                                          <w:sz w:val="28"/>
                                          <w:szCs w:val="28"/>
                                        </w:rPr>
                                      </w:pPr>
                                      <w:r w:rsidRPr="00836965">
                                        <w:rPr>
                                          <w:rFonts w:ascii="Arial" w:hAnsi="Arial" w:cs="Arial"/>
                                          <w:color w:val="E97132" w:themeColor="accent2"/>
                                          <w:sz w:val="28"/>
                                          <w:szCs w:val="28"/>
                                        </w:rPr>
                                        <w:t>Christian Schweitzer &amp; Cristian Radici</w:t>
                                      </w:r>
                                    </w:p>
                                  </w:sdtContent>
                                </w:sdt>
                                <w:p w14:paraId="1CBEA2D7" w14:textId="1BC06B14" w:rsidR="000355CB" w:rsidRPr="00A6257E" w:rsidRDefault="00A6257E" w:rsidP="007C6C38">
                                  <w:pPr>
                                    <w:pStyle w:val="KeinLeerraum"/>
                                    <w:jc w:val="center"/>
                                    <w:rPr>
                                      <w:rFonts w:ascii="Arial" w:hAnsi="Arial" w:cs="Arial"/>
                                      <w:lang w:val="en-US"/>
                                    </w:rPr>
                                  </w:pPr>
                                  <w:r>
                                    <w:rPr>
                                      <w:rFonts w:ascii="Arial" w:eastAsiaTheme="minorHAnsi" w:hAnsi="Arial" w:cs="Arial"/>
                                      <w:color w:val="000000" w:themeColor="text1"/>
                                      <w:sz w:val="24"/>
                                      <w:szCs w:val="24"/>
                                      <w:lang w:eastAsia="en-US"/>
                                      <w14:ligatures w14:val="standardContextual"/>
                                    </w:rPr>
                                    <w:t>Freitag, 06.06.2025</w:t>
                                  </w:r>
                                </w:p>
                              </w:tc>
                            </w:tr>
                          </w:tbl>
                          <w:p w14:paraId="546C81FA" w14:textId="77777777" w:rsidR="000355CB" w:rsidRPr="00A6257E" w:rsidRDefault="000355CB">
                            <w:pPr>
                              <w:rPr>
                                <w:rFonts w:ascii="Arial" w:hAnsi="Arial" w:cs="Arial"/>
                                <w:lang w:val="en-US"/>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77300</wp14:pctHeight>
                </wp14:sizeRelV>
              </wp:anchor>
            </w:drawing>
          </mc:Choice>
          <mc:Fallback>
            <w:pict>
              <v:shapetype w14:anchorId="0AB63CBE" id="_x0000_t202" coordsize="21600,21600" o:spt="202" path="m,l,21600r21600,l21600,xe">
                <v:stroke joinstyle="miter"/>
                <v:path gradientshapeok="t" o:connecttype="rect"/>
              </v:shapetype>
              <v:shape id="Text Box 138" o:spid="_x0000_s1026" type="#_x0000_t202" style="position:absolute;margin-left:6.75pt;margin-top:71.4pt;width:574.2pt;height:302.4pt;z-index:-251658240;visibility:visible;mso-wrap-style:square;mso-width-percent:0;mso-height-percent:773;mso-wrap-distance-left:9pt;mso-wrap-distance-top:0;mso-wrap-distance-right:9pt;mso-wrap-distance-bottom:0;mso-position-horizontal:absolute;mso-position-horizontal-relative:page;mso-position-vertical:absolute;mso-position-vertical-relative:page;mso-width-percent:0;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01"/>
                        <w:gridCol w:w="5588"/>
                      </w:tblGrid>
                      <w:tr w:rsidR="000355CB" w:rsidRPr="00A6257E" w14:paraId="5879D1A5" w14:textId="77777777">
                        <w:trPr>
                          <w:jc w:val="center"/>
                        </w:trPr>
                        <w:tc>
                          <w:tcPr>
                            <w:tcW w:w="2568" w:type="pct"/>
                            <w:vAlign w:val="center"/>
                          </w:tcPr>
                          <w:p w14:paraId="7C75B2FD" w14:textId="37802DDD" w:rsidR="000355CB" w:rsidRPr="00BC2ECD" w:rsidRDefault="000355CB">
                            <w:pPr>
                              <w:jc w:val="right"/>
                              <w:rPr>
                                <w:rFonts w:ascii="Arial" w:hAnsi="Arial" w:cs="Arial"/>
                              </w:rPr>
                            </w:pPr>
                            <w:r w:rsidRPr="00BC2ECD">
                              <w:rPr>
                                <w:rFonts w:ascii="Arial" w:hAnsi="Arial" w:cs="Arial"/>
                                <w:noProof/>
                              </w:rPr>
                              <w:drawing>
                                <wp:inline distT="0" distB="0" distL="0" distR="0" wp14:anchorId="6162CBFE" wp14:editId="16503D65">
                                  <wp:extent cx="2885440" cy="2885440"/>
                                  <wp:effectExtent l="0" t="0" r="0" b="0"/>
                                  <wp:docPr id="171912924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5440" cy="2885440"/>
                                          </a:xfrm>
                                          <a:prstGeom prst="rect">
                                            <a:avLst/>
                                          </a:prstGeom>
                                          <a:noFill/>
                                          <a:ln>
                                            <a:noFill/>
                                          </a:ln>
                                        </pic:spPr>
                                      </pic:pic>
                                    </a:graphicData>
                                  </a:graphic>
                                </wp:inline>
                              </w:drawing>
                            </w:r>
                          </w:p>
                          <w:sdt>
                            <w:sdtPr>
                              <w:rPr>
                                <w:rFonts w:ascii="Arial" w:hAnsi="Arial" w:cs="Arial"/>
                                <w:color w:val="E97132" w:themeColor="accent2"/>
                                <w:sz w:val="28"/>
                                <w:szCs w:val="28"/>
                                <w:lang w:val="de-DE"/>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A60843A" w14:textId="436AB1D9" w:rsidR="000355CB" w:rsidRPr="004D609B" w:rsidRDefault="00875122">
                                <w:pPr>
                                  <w:pStyle w:val="KeinLeerraum"/>
                                  <w:spacing w:line="312" w:lineRule="auto"/>
                                  <w:jc w:val="right"/>
                                  <w:rPr>
                                    <w:rFonts w:ascii="Arial" w:hAnsi="Arial" w:cs="Arial"/>
                                    <w:caps/>
                                    <w:color w:val="191919" w:themeColor="text1" w:themeTint="E6"/>
                                    <w:sz w:val="56"/>
                                    <w:szCs w:val="56"/>
                                    <w:lang w:val="de-DE"/>
                                  </w:rPr>
                                </w:pPr>
                                <w:r w:rsidRPr="00875122">
                                  <w:rPr>
                                    <w:rFonts w:ascii="Arial" w:hAnsi="Arial" w:cs="Arial"/>
                                    <w:color w:val="E97132" w:themeColor="accent2"/>
                                    <w:sz w:val="28"/>
                                    <w:szCs w:val="28"/>
                                    <w:lang w:val="de-DE"/>
                                  </w:rPr>
                                  <w:t>Christian Schweitzer &amp; Cristian Radici</w:t>
                                </w:r>
                              </w:p>
                            </w:sdtContent>
                          </w:sdt>
                          <w:p w14:paraId="7D4D0867" w14:textId="7405AE4B" w:rsidR="00C806A7" w:rsidRPr="002256FD" w:rsidRDefault="00C806A7" w:rsidP="0079135E">
                            <w:pPr>
                              <w:rPr>
                                <w:rFonts w:ascii="Arial" w:hAnsi="Arial" w:cs="Arial"/>
                                <w:color w:val="000000" w:themeColor="text1"/>
                                <w:sz w:val="24"/>
                                <w:szCs w:val="24"/>
                                <w14:ligatures w14:val="none"/>
                              </w:rPr>
                            </w:pPr>
                            <w:r w:rsidRPr="002256FD">
                              <w:rPr>
                                <w:rFonts w:ascii="Arial" w:hAnsi="Arial" w:cs="Arial"/>
                                <w:color w:val="000000" w:themeColor="text1"/>
                                <w:sz w:val="24"/>
                                <w:szCs w:val="24"/>
                                <w14:ligatures w14:val="none"/>
                              </w:rPr>
                              <w:t>Versicherungsmanager – Verträge im</w:t>
                            </w:r>
                            <w:r w:rsidR="0079135E" w:rsidRPr="002256FD">
                              <w:rPr>
                                <w:rFonts w:ascii="Arial" w:hAnsi="Arial" w:cs="Arial"/>
                                <w:color w:val="000000" w:themeColor="text1"/>
                                <w:sz w:val="24"/>
                                <w:szCs w:val="24"/>
                                <w14:ligatures w14:val="none"/>
                              </w:rPr>
                              <w:t xml:space="preserve"> </w:t>
                            </w:r>
                            <w:r w:rsidRPr="002256FD">
                              <w:rPr>
                                <w:rFonts w:ascii="Arial" w:hAnsi="Arial" w:cs="Arial"/>
                                <w:color w:val="000000" w:themeColor="text1"/>
                                <w:sz w:val="24"/>
                                <w:szCs w:val="24"/>
                                <w14:ligatures w14:val="none"/>
                              </w:rPr>
                              <w:t>Überblick</w:t>
                            </w:r>
                          </w:p>
                          <w:p w14:paraId="73BD89B2" w14:textId="69D3CC2F" w:rsidR="000355CB" w:rsidRPr="00BC2ECD" w:rsidRDefault="000355CB">
                            <w:pPr>
                              <w:jc w:val="right"/>
                              <w:rPr>
                                <w:rFonts w:ascii="Arial" w:hAnsi="Arial" w:cs="Arial"/>
                                <w:sz w:val="24"/>
                                <w:szCs w:val="24"/>
                              </w:rPr>
                            </w:pPr>
                          </w:p>
                        </w:tc>
                        <w:tc>
                          <w:tcPr>
                            <w:tcW w:w="2432" w:type="pct"/>
                            <w:vAlign w:val="center"/>
                          </w:tcPr>
                          <w:sdt>
                            <w:sdtPr>
                              <w:rPr>
                                <w:rFonts w:ascii="Arial" w:hAnsi="Arial" w:cs="Arial"/>
                                <w:color w:val="E97132" w:themeColor="accent2"/>
                                <w:sz w:val="28"/>
                                <w:szCs w:val="28"/>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256455DC" w14:textId="0C966880" w:rsidR="00A77B9F" w:rsidRPr="00836965" w:rsidRDefault="00A77B9F" w:rsidP="007C6C38">
                                <w:pPr>
                                  <w:pStyle w:val="KeinLeerraum"/>
                                  <w:jc w:val="center"/>
                                  <w:rPr>
                                    <w:rFonts w:ascii="Arial" w:hAnsi="Arial" w:cs="Arial"/>
                                    <w:color w:val="E97132" w:themeColor="accent2"/>
                                    <w:sz w:val="28"/>
                                    <w:szCs w:val="28"/>
                                  </w:rPr>
                                </w:pPr>
                                <w:r w:rsidRPr="00836965">
                                  <w:rPr>
                                    <w:rFonts w:ascii="Arial" w:hAnsi="Arial" w:cs="Arial"/>
                                    <w:color w:val="E97132" w:themeColor="accent2"/>
                                    <w:sz w:val="28"/>
                                    <w:szCs w:val="28"/>
                                  </w:rPr>
                                  <w:t>Christian Schweitzer &amp; Cristian Radici</w:t>
                                </w:r>
                              </w:p>
                            </w:sdtContent>
                          </w:sdt>
                          <w:p w14:paraId="1CBEA2D7" w14:textId="1BC06B14" w:rsidR="000355CB" w:rsidRPr="00A6257E" w:rsidRDefault="00A6257E" w:rsidP="007C6C38">
                            <w:pPr>
                              <w:pStyle w:val="KeinLeerraum"/>
                              <w:jc w:val="center"/>
                              <w:rPr>
                                <w:rFonts w:ascii="Arial" w:hAnsi="Arial" w:cs="Arial"/>
                                <w:lang w:val="en-US"/>
                              </w:rPr>
                            </w:pPr>
                            <w:r>
                              <w:rPr>
                                <w:rFonts w:ascii="Arial" w:eastAsiaTheme="minorHAnsi" w:hAnsi="Arial" w:cs="Arial"/>
                                <w:color w:val="000000" w:themeColor="text1"/>
                                <w:sz w:val="24"/>
                                <w:szCs w:val="24"/>
                                <w:lang w:eastAsia="en-US"/>
                                <w14:ligatures w14:val="standardContextual"/>
                              </w:rPr>
                              <w:t>Freitag, 06.06.2025</w:t>
                            </w:r>
                          </w:p>
                        </w:tc>
                      </w:tr>
                    </w:tbl>
                    <w:p w14:paraId="546C81FA" w14:textId="77777777" w:rsidR="000355CB" w:rsidRPr="00A6257E" w:rsidRDefault="000355CB">
                      <w:pPr>
                        <w:rPr>
                          <w:rFonts w:ascii="Arial" w:hAnsi="Arial" w:cs="Arial"/>
                          <w:lang w:val="en-US"/>
                        </w:rPr>
                      </w:pPr>
                    </w:p>
                  </w:txbxContent>
                </v:textbox>
                <w10:wrap anchorx="page" anchory="page"/>
              </v:shape>
            </w:pict>
          </mc:Fallback>
        </mc:AlternateContent>
      </w:r>
      <w:r w:rsidR="007A14B8" w:rsidRPr="002D36EC">
        <w:rPr>
          <w:rFonts w:ascii="Arial" w:hAnsi="Arial" w:cs="Arial"/>
          <w:sz w:val="24"/>
          <w:szCs w:val="24"/>
        </w:rPr>
        <w:tab/>
      </w:r>
      <w:r w:rsidR="008416E0" w:rsidRPr="002D36EC">
        <w:rPr>
          <w:rFonts w:ascii="Arial" w:hAnsi="Arial" w:cs="Arial"/>
          <w:sz w:val="24"/>
          <w:szCs w:val="24"/>
        </w:rPr>
        <w:tab/>
      </w:r>
      <w:sdt>
        <w:sdtPr>
          <w:rPr>
            <w:rFonts w:ascii="Arial" w:hAnsi="Arial" w:cs="Arial"/>
            <w:sz w:val="24"/>
            <w:szCs w:val="24"/>
          </w:rPr>
          <w:id w:val="1311594617"/>
          <w:docPartObj>
            <w:docPartGallery w:val="Cover Pages"/>
            <w:docPartUnique/>
          </w:docPartObj>
        </w:sdtPr>
        <w:sdtEndPr/>
        <w:sdtContent>
          <w:r w:rsidR="000355CB" w:rsidRPr="002D36EC">
            <w:rPr>
              <w:rFonts w:ascii="Arial" w:hAnsi="Arial" w:cs="Arial"/>
              <w:sz w:val="24"/>
              <w:szCs w:val="24"/>
            </w:rPr>
            <w:br w:type="page"/>
          </w:r>
        </w:sdtContent>
      </w:sdt>
    </w:p>
    <w:sdt>
      <w:sdtPr>
        <w:rPr>
          <w:rFonts w:ascii="Arial" w:eastAsiaTheme="minorHAnsi" w:hAnsi="Arial" w:cs="Arial"/>
          <w:color w:val="auto"/>
          <w:sz w:val="24"/>
          <w:szCs w:val="24"/>
          <w:lang w:eastAsia="en-US"/>
          <w14:ligatures w14:val="standardContextual"/>
        </w:rPr>
        <w:id w:val="-2074259288"/>
        <w:docPartObj>
          <w:docPartGallery w:val="Table of Contents"/>
          <w:docPartUnique/>
        </w:docPartObj>
      </w:sdtPr>
      <w:sdtEndPr>
        <w:rPr>
          <w:b/>
          <w:bCs/>
        </w:rPr>
      </w:sdtEndPr>
      <w:sdtContent>
        <w:p w14:paraId="4627A554" w14:textId="5B2F5726" w:rsidR="00147FF2" w:rsidRPr="00925005" w:rsidRDefault="00147FF2" w:rsidP="00EE6DDF">
          <w:pPr>
            <w:pStyle w:val="Inhaltsverzeichnisberschrift"/>
            <w:numPr>
              <w:ilvl w:val="0"/>
              <w:numId w:val="0"/>
            </w:numPr>
            <w:spacing w:before="0" w:afterLines="80" w:after="192" w:line="240" w:lineRule="auto"/>
            <w:ind w:left="432"/>
            <w:contextualSpacing/>
            <w:rPr>
              <w:rFonts w:ascii="Arial" w:hAnsi="Arial" w:cs="Arial"/>
              <w:sz w:val="36"/>
              <w:szCs w:val="36"/>
            </w:rPr>
          </w:pPr>
          <w:r w:rsidRPr="00925005">
            <w:rPr>
              <w:rFonts w:ascii="Arial" w:hAnsi="Arial" w:cs="Arial"/>
              <w:sz w:val="36"/>
              <w:szCs w:val="36"/>
            </w:rPr>
            <w:t>Inhaltsverzeichnis</w:t>
          </w:r>
        </w:p>
        <w:p w14:paraId="1C3B80C8" w14:textId="76A9D420" w:rsidR="00781058" w:rsidRDefault="00147FF2">
          <w:pPr>
            <w:pStyle w:val="Verzeichnis1"/>
            <w:tabs>
              <w:tab w:val="left" w:pos="440"/>
              <w:tab w:val="right" w:leader="dot" w:pos="9344"/>
            </w:tabs>
            <w:rPr>
              <w:rFonts w:cstheme="minorBidi"/>
              <w:noProof/>
              <w:kern w:val="2"/>
              <w:sz w:val="24"/>
              <w:szCs w:val="24"/>
              <w:lang w:eastAsia="de-DE"/>
              <w14:ligatures w14:val="standardContextual"/>
            </w:rPr>
          </w:pPr>
          <w:r w:rsidRPr="002D36EC">
            <w:rPr>
              <w:rFonts w:ascii="Arial" w:hAnsi="Arial" w:cs="Arial"/>
              <w:sz w:val="24"/>
              <w:szCs w:val="24"/>
            </w:rPr>
            <w:fldChar w:fldCharType="begin"/>
          </w:r>
          <w:r w:rsidRPr="002D36EC">
            <w:rPr>
              <w:rFonts w:ascii="Arial" w:hAnsi="Arial" w:cs="Arial"/>
              <w:sz w:val="24"/>
              <w:szCs w:val="24"/>
            </w:rPr>
            <w:instrText xml:space="preserve"> TOC \o "1-3" \h \z \u </w:instrText>
          </w:r>
          <w:r w:rsidRPr="002D36EC">
            <w:rPr>
              <w:rFonts w:ascii="Arial" w:hAnsi="Arial" w:cs="Arial"/>
              <w:sz w:val="24"/>
              <w:szCs w:val="24"/>
            </w:rPr>
            <w:fldChar w:fldCharType="separate"/>
          </w:r>
          <w:hyperlink w:anchor="_Toc200012144" w:history="1">
            <w:r w:rsidR="00781058" w:rsidRPr="00352079">
              <w:rPr>
                <w:rStyle w:val="Hyperlink"/>
                <w:noProof/>
              </w:rPr>
              <w:t>1.</w:t>
            </w:r>
            <w:r w:rsidR="00781058">
              <w:rPr>
                <w:rFonts w:cstheme="minorBidi"/>
                <w:noProof/>
                <w:kern w:val="2"/>
                <w:sz w:val="24"/>
                <w:szCs w:val="24"/>
                <w:lang w:eastAsia="de-DE"/>
                <w14:ligatures w14:val="standardContextual"/>
              </w:rPr>
              <w:tab/>
            </w:r>
            <w:r w:rsidR="00781058" w:rsidRPr="00352079">
              <w:rPr>
                <w:rStyle w:val="Hyperlink"/>
                <w:noProof/>
              </w:rPr>
              <w:t>Kurzbeschreibung (1. Abgabe)</w:t>
            </w:r>
            <w:r w:rsidR="00781058">
              <w:rPr>
                <w:noProof/>
                <w:webHidden/>
              </w:rPr>
              <w:tab/>
            </w:r>
            <w:r w:rsidR="00781058">
              <w:rPr>
                <w:noProof/>
                <w:webHidden/>
              </w:rPr>
              <w:fldChar w:fldCharType="begin"/>
            </w:r>
            <w:r w:rsidR="00781058">
              <w:rPr>
                <w:noProof/>
                <w:webHidden/>
              </w:rPr>
              <w:instrText xml:space="preserve"> PAGEREF _Toc200012144 \h </w:instrText>
            </w:r>
            <w:r w:rsidR="00781058">
              <w:rPr>
                <w:noProof/>
                <w:webHidden/>
              </w:rPr>
            </w:r>
            <w:r w:rsidR="00781058">
              <w:rPr>
                <w:noProof/>
                <w:webHidden/>
              </w:rPr>
              <w:fldChar w:fldCharType="separate"/>
            </w:r>
            <w:r w:rsidR="00781058">
              <w:rPr>
                <w:noProof/>
                <w:webHidden/>
              </w:rPr>
              <w:t>2</w:t>
            </w:r>
            <w:r w:rsidR="00781058">
              <w:rPr>
                <w:noProof/>
                <w:webHidden/>
              </w:rPr>
              <w:fldChar w:fldCharType="end"/>
            </w:r>
          </w:hyperlink>
        </w:p>
        <w:p w14:paraId="31C847DB" w14:textId="4EA93DDD" w:rsidR="00781058" w:rsidRDefault="00781058">
          <w:pPr>
            <w:pStyle w:val="Verzeichnis1"/>
            <w:tabs>
              <w:tab w:val="left" w:pos="440"/>
              <w:tab w:val="right" w:leader="dot" w:pos="9344"/>
            </w:tabs>
            <w:rPr>
              <w:rFonts w:cstheme="minorBidi"/>
              <w:noProof/>
              <w:kern w:val="2"/>
              <w:sz w:val="24"/>
              <w:szCs w:val="24"/>
              <w:lang w:eastAsia="de-DE"/>
              <w14:ligatures w14:val="standardContextual"/>
            </w:rPr>
          </w:pPr>
          <w:hyperlink w:anchor="_Toc200012145" w:history="1">
            <w:r w:rsidRPr="00352079">
              <w:rPr>
                <w:rStyle w:val="Hyperlink"/>
                <w:noProof/>
              </w:rPr>
              <w:t>2.</w:t>
            </w:r>
            <w:r>
              <w:rPr>
                <w:rFonts w:cstheme="minorBidi"/>
                <w:noProof/>
                <w:kern w:val="2"/>
                <w:sz w:val="24"/>
                <w:szCs w:val="24"/>
                <w:lang w:eastAsia="de-DE"/>
                <w14:ligatures w14:val="standardContextual"/>
              </w:rPr>
              <w:tab/>
            </w:r>
            <w:r w:rsidRPr="00352079">
              <w:rPr>
                <w:rStyle w:val="Hyperlink"/>
                <w:noProof/>
              </w:rPr>
              <w:t xml:space="preserve"> Verpflichtungsvereinbarung (3. Einreichung)</w:t>
            </w:r>
            <w:r>
              <w:rPr>
                <w:noProof/>
                <w:webHidden/>
              </w:rPr>
              <w:tab/>
            </w:r>
            <w:r>
              <w:rPr>
                <w:noProof/>
                <w:webHidden/>
              </w:rPr>
              <w:fldChar w:fldCharType="begin"/>
            </w:r>
            <w:r>
              <w:rPr>
                <w:noProof/>
                <w:webHidden/>
              </w:rPr>
              <w:instrText xml:space="preserve"> PAGEREF _Toc200012145 \h </w:instrText>
            </w:r>
            <w:r>
              <w:rPr>
                <w:noProof/>
                <w:webHidden/>
              </w:rPr>
            </w:r>
            <w:r>
              <w:rPr>
                <w:noProof/>
                <w:webHidden/>
              </w:rPr>
              <w:fldChar w:fldCharType="separate"/>
            </w:r>
            <w:r>
              <w:rPr>
                <w:noProof/>
                <w:webHidden/>
              </w:rPr>
              <w:t>3</w:t>
            </w:r>
            <w:r>
              <w:rPr>
                <w:noProof/>
                <w:webHidden/>
              </w:rPr>
              <w:fldChar w:fldCharType="end"/>
            </w:r>
          </w:hyperlink>
        </w:p>
        <w:p w14:paraId="6B79762C" w14:textId="07280729" w:rsidR="00781058" w:rsidRDefault="00781058">
          <w:pPr>
            <w:pStyle w:val="Verzeichnis1"/>
            <w:tabs>
              <w:tab w:val="left" w:pos="440"/>
              <w:tab w:val="right" w:leader="dot" w:pos="9344"/>
            </w:tabs>
            <w:rPr>
              <w:rFonts w:cstheme="minorBidi"/>
              <w:noProof/>
              <w:kern w:val="2"/>
              <w:sz w:val="24"/>
              <w:szCs w:val="24"/>
              <w:lang w:eastAsia="de-DE"/>
              <w14:ligatures w14:val="standardContextual"/>
            </w:rPr>
          </w:pPr>
          <w:hyperlink w:anchor="_Toc200012146" w:history="1">
            <w:r w:rsidRPr="00352079">
              <w:rPr>
                <w:rStyle w:val="Hyperlink"/>
                <w:noProof/>
              </w:rPr>
              <w:t>3.</w:t>
            </w:r>
            <w:r>
              <w:rPr>
                <w:rFonts w:cstheme="minorBidi"/>
                <w:noProof/>
                <w:kern w:val="2"/>
                <w:sz w:val="24"/>
                <w:szCs w:val="24"/>
                <w:lang w:eastAsia="de-DE"/>
                <w14:ligatures w14:val="standardContextual"/>
              </w:rPr>
              <w:tab/>
            </w:r>
            <w:r w:rsidRPr="00352079">
              <w:rPr>
                <w:rStyle w:val="Hyperlink"/>
                <w:noProof/>
              </w:rPr>
              <w:t>Datenbankmodelle</w:t>
            </w:r>
            <w:r>
              <w:rPr>
                <w:noProof/>
                <w:webHidden/>
              </w:rPr>
              <w:tab/>
            </w:r>
            <w:r>
              <w:rPr>
                <w:noProof/>
                <w:webHidden/>
              </w:rPr>
              <w:fldChar w:fldCharType="begin"/>
            </w:r>
            <w:r>
              <w:rPr>
                <w:noProof/>
                <w:webHidden/>
              </w:rPr>
              <w:instrText xml:space="preserve"> PAGEREF _Toc200012146 \h </w:instrText>
            </w:r>
            <w:r>
              <w:rPr>
                <w:noProof/>
                <w:webHidden/>
              </w:rPr>
            </w:r>
            <w:r>
              <w:rPr>
                <w:noProof/>
                <w:webHidden/>
              </w:rPr>
              <w:fldChar w:fldCharType="separate"/>
            </w:r>
            <w:r>
              <w:rPr>
                <w:noProof/>
                <w:webHidden/>
              </w:rPr>
              <w:t>4</w:t>
            </w:r>
            <w:r>
              <w:rPr>
                <w:noProof/>
                <w:webHidden/>
              </w:rPr>
              <w:fldChar w:fldCharType="end"/>
            </w:r>
          </w:hyperlink>
        </w:p>
        <w:p w14:paraId="2DB7591E" w14:textId="22203F3D" w:rsidR="00781058" w:rsidRDefault="00781058">
          <w:pPr>
            <w:pStyle w:val="Verzeichnis2"/>
            <w:tabs>
              <w:tab w:val="right" w:leader="dot" w:pos="9344"/>
            </w:tabs>
            <w:rPr>
              <w:rFonts w:cstheme="minorBidi"/>
              <w:noProof/>
              <w:kern w:val="2"/>
              <w:sz w:val="24"/>
              <w:szCs w:val="24"/>
              <w:lang w:eastAsia="de-DE"/>
              <w14:ligatures w14:val="standardContextual"/>
            </w:rPr>
          </w:pPr>
          <w:hyperlink w:anchor="_Toc200012147" w:history="1">
            <w:r w:rsidRPr="00352079">
              <w:rPr>
                <w:rStyle w:val="Hyperlink"/>
                <w:noProof/>
              </w:rPr>
              <w:t>3.1 Semantisches Modell</w:t>
            </w:r>
            <w:r>
              <w:rPr>
                <w:noProof/>
                <w:webHidden/>
              </w:rPr>
              <w:tab/>
            </w:r>
            <w:r>
              <w:rPr>
                <w:noProof/>
                <w:webHidden/>
              </w:rPr>
              <w:fldChar w:fldCharType="begin"/>
            </w:r>
            <w:r>
              <w:rPr>
                <w:noProof/>
                <w:webHidden/>
              </w:rPr>
              <w:instrText xml:space="preserve"> PAGEREF _Toc200012147 \h </w:instrText>
            </w:r>
            <w:r>
              <w:rPr>
                <w:noProof/>
                <w:webHidden/>
              </w:rPr>
            </w:r>
            <w:r>
              <w:rPr>
                <w:noProof/>
                <w:webHidden/>
              </w:rPr>
              <w:fldChar w:fldCharType="separate"/>
            </w:r>
            <w:r>
              <w:rPr>
                <w:noProof/>
                <w:webHidden/>
              </w:rPr>
              <w:t>4</w:t>
            </w:r>
            <w:r>
              <w:rPr>
                <w:noProof/>
                <w:webHidden/>
              </w:rPr>
              <w:fldChar w:fldCharType="end"/>
            </w:r>
          </w:hyperlink>
        </w:p>
        <w:p w14:paraId="6DE2935C" w14:textId="4B17CDC8" w:rsidR="00781058" w:rsidRDefault="00781058">
          <w:pPr>
            <w:pStyle w:val="Verzeichnis2"/>
            <w:tabs>
              <w:tab w:val="right" w:leader="dot" w:pos="9344"/>
            </w:tabs>
            <w:rPr>
              <w:rFonts w:cstheme="minorBidi"/>
              <w:noProof/>
              <w:kern w:val="2"/>
              <w:sz w:val="24"/>
              <w:szCs w:val="24"/>
              <w:lang w:eastAsia="de-DE"/>
              <w14:ligatures w14:val="standardContextual"/>
            </w:rPr>
          </w:pPr>
          <w:hyperlink w:anchor="_Toc200012148" w:history="1">
            <w:r w:rsidRPr="00352079">
              <w:rPr>
                <w:rStyle w:val="Hyperlink"/>
                <w:noProof/>
              </w:rPr>
              <w:t>3.2 Logisches Datenmodell</w:t>
            </w:r>
            <w:r>
              <w:rPr>
                <w:noProof/>
                <w:webHidden/>
              </w:rPr>
              <w:tab/>
            </w:r>
            <w:r>
              <w:rPr>
                <w:noProof/>
                <w:webHidden/>
              </w:rPr>
              <w:fldChar w:fldCharType="begin"/>
            </w:r>
            <w:r>
              <w:rPr>
                <w:noProof/>
                <w:webHidden/>
              </w:rPr>
              <w:instrText xml:space="preserve"> PAGEREF _Toc200012148 \h </w:instrText>
            </w:r>
            <w:r>
              <w:rPr>
                <w:noProof/>
                <w:webHidden/>
              </w:rPr>
            </w:r>
            <w:r>
              <w:rPr>
                <w:noProof/>
                <w:webHidden/>
              </w:rPr>
              <w:fldChar w:fldCharType="separate"/>
            </w:r>
            <w:r>
              <w:rPr>
                <w:noProof/>
                <w:webHidden/>
              </w:rPr>
              <w:t>5</w:t>
            </w:r>
            <w:r>
              <w:rPr>
                <w:noProof/>
                <w:webHidden/>
              </w:rPr>
              <w:fldChar w:fldCharType="end"/>
            </w:r>
          </w:hyperlink>
        </w:p>
        <w:p w14:paraId="283C2ADB" w14:textId="523EBDA6" w:rsidR="00781058" w:rsidRDefault="00781058">
          <w:pPr>
            <w:pStyle w:val="Verzeichnis1"/>
            <w:tabs>
              <w:tab w:val="left" w:pos="440"/>
              <w:tab w:val="right" w:leader="dot" w:pos="9344"/>
            </w:tabs>
            <w:rPr>
              <w:rFonts w:cstheme="minorBidi"/>
              <w:noProof/>
              <w:kern w:val="2"/>
              <w:sz w:val="24"/>
              <w:szCs w:val="24"/>
              <w:lang w:eastAsia="de-DE"/>
              <w14:ligatures w14:val="standardContextual"/>
            </w:rPr>
          </w:pPr>
          <w:hyperlink w:anchor="_Toc200012149" w:history="1">
            <w:r w:rsidRPr="00352079">
              <w:rPr>
                <w:rStyle w:val="Hyperlink"/>
                <w:noProof/>
              </w:rPr>
              <w:t>4.</w:t>
            </w:r>
            <w:r>
              <w:rPr>
                <w:rFonts w:cstheme="minorBidi"/>
                <w:noProof/>
                <w:kern w:val="2"/>
                <w:sz w:val="24"/>
                <w:szCs w:val="24"/>
                <w:lang w:eastAsia="de-DE"/>
                <w14:ligatures w14:val="standardContextual"/>
              </w:rPr>
              <w:tab/>
            </w:r>
            <w:r w:rsidRPr="00352079">
              <w:rPr>
                <w:rStyle w:val="Hyperlink"/>
                <w:noProof/>
              </w:rPr>
              <w:t>Beschreibung aus Punkt 6</w:t>
            </w:r>
            <w:r>
              <w:rPr>
                <w:noProof/>
                <w:webHidden/>
              </w:rPr>
              <w:tab/>
            </w:r>
            <w:r>
              <w:rPr>
                <w:noProof/>
                <w:webHidden/>
              </w:rPr>
              <w:fldChar w:fldCharType="begin"/>
            </w:r>
            <w:r>
              <w:rPr>
                <w:noProof/>
                <w:webHidden/>
              </w:rPr>
              <w:instrText xml:space="preserve"> PAGEREF _Toc200012149 \h </w:instrText>
            </w:r>
            <w:r>
              <w:rPr>
                <w:noProof/>
                <w:webHidden/>
              </w:rPr>
            </w:r>
            <w:r>
              <w:rPr>
                <w:noProof/>
                <w:webHidden/>
              </w:rPr>
              <w:fldChar w:fldCharType="separate"/>
            </w:r>
            <w:r>
              <w:rPr>
                <w:noProof/>
                <w:webHidden/>
              </w:rPr>
              <w:t>6</w:t>
            </w:r>
            <w:r>
              <w:rPr>
                <w:noProof/>
                <w:webHidden/>
              </w:rPr>
              <w:fldChar w:fldCharType="end"/>
            </w:r>
          </w:hyperlink>
        </w:p>
        <w:p w14:paraId="2744E5E8" w14:textId="7BA6B7A9" w:rsidR="00781058" w:rsidRDefault="00781058">
          <w:pPr>
            <w:pStyle w:val="Verzeichnis2"/>
            <w:tabs>
              <w:tab w:val="left" w:pos="960"/>
              <w:tab w:val="right" w:leader="dot" w:pos="9344"/>
            </w:tabs>
            <w:rPr>
              <w:rFonts w:cstheme="minorBidi"/>
              <w:noProof/>
              <w:kern w:val="2"/>
              <w:sz w:val="24"/>
              <w:szCs w:val="24"/>
              <w:lang w:eastAsia="de-DE"/>
              <w14:ligatures w14:val="standardContextual"/>
            </w:rPr>
          </w:pPr>
          <w:hyperlink w:anchor="_Toc200012150" w:history="1">
            <w:r w:rsidRPr="00352079">
              <w:rPr>
                <w:rStyle w:val="Hyperlink"/>
                <w:noProof/>
              </w:rPr>
              <w:t>4.1</w:t>
            </w:r>
            <w:r>
              <w:rPr>
                <w:rFonts w:cstheme="minorBidi"/>
                <w:noProof/>
                <w:kern w:val="2"/>
                <w:sz w:val="24"/>
                <w:szCs w:val="24"/>
                <w:lang w:eastAsia="de-DE"/>
                <w14:ligatures w14:val="standardContextual"/>
              </w:rPr>
              <w:tab/>
            </w:r>
            <w:r w:rsidRPr="00352079">
              <w:rPr>
                <w:rStyle w:val="Hyperlink"/>
                <w:noProof/>
              </w:rPr>
              <w:t>Beziehungen im Frage-Antwort-Stil:</w:t>
            </w:r>
            <w:r>
              <w:rPr>
                <w:noProof/>
                <w:webHidden/>
              </w:rPr>
              <w:tab/>
            </w:r>
            <w:r>
              <w:rPr>
                <w:noProof/>
                <w:webHidden/>
              </w:rPr>
              <w:fldChar w:fldCharType="begin"/>
            </w:r>
            <w:r>
              <w:rPr>
                <w:noProof/>
                <w:webHidden/>
              </w:rPr>
              <w:instrText xml:space="preserve"> PAGEREF _Toc200012150 \h </w:instrText>
            </w:r>
            <w:r>
              <w:rPr>
                <w:noProof/>
                <w:webHidden/>
              </w:rPr>
            </w:r>
            <w:r>
              <w:rPr>
                <w:noProof/>
                <w:webHidden/>
              </w:rPr>
              <w:fldChar w:fldCharType="separate"/>
            </w:r>
            <w:r>
              <w:rPr>
                <w:noProof/>
                <w:webHidden/>
              </w:rPr>
              <w:t>7</w:t>
            </w:r>
            <w:r>
              <w:rPr>
                <w:noProof/>
                <w:webHidden/>
              </w:rPr>
              <w:fldChar w:fldCharType="end"/>
            </w:r>
          </w:hyperlink>
        </w:p>
        <w:p w14:paraId="1934C0A9" w14:textId="58AE0001" w:rsidR="00781058" w:rsidRDefault="00781058">
          <w:pPr>
            <w:pStyle w:val="Verzeichnis1"/>
            <w:tabs>
              <w:tab w:val="left" w:pos="440"/>
              <w:tab w:val="right" w:leader="dot" w:pos="9344"/>
            </w:tabs>
            <w:rPr>
              <w:rFonts w:cstheme="minorBidi"/>
              <w:noProof/>
              <w:kern w:val="2"/>
              <w:sz w:val="24"/>
              <w:szCs w:val="24"/>
              <w:lang w:eastAsia="de-DE"/>
              <w14:ligatures w14:val="standardContextual"/>
            </w:rPr>
          </w:pPr>
          <w:hyperlink w:anchor="_Toc200012151" w:history="1">
            <w:r w:rsidRPr="00352079">
              <w:rPr>
                <w:rStyle w:val="Hyperlink"/>
                <w:noProof/>
              </w:rPr>
              <w:t>5.</w:t>
            </w:r>
            <w:r>
              <w:rPr>
                <w:rFonts w:cstheme="minorBidi"/>
                <w:noProof/>
                <w:kern w:val="2"/>
                <w:sz w:val="24"/>
                <w:szCs w:val="24"/>
                <w:lang w:eastAsia="de-DE"/>
                <w14:ligatures w14:val="standardContextual"/>
              </w:rPr>
              <w:tab/>
            </w:r>
            <w:r w:rsidRPr="00352079">
              <w:rPr>
                <w:rStyle w:val="Hyperlink"/>
                <w:noProof/>
              </w:rPr>
              <w:t>Unterschriebene eidesstattliche Erklärung</w:t>
            </w:r>
            <w:r>
              <w:rPr>
                <w:noProof/>
                <w:webHidden/>
              </w:rPr>
              <w:tab/>
            </w:r>
            <w:r>
              <w:rPr>
                <w:noProof/>
                <w:webHidden/>
              </w:rPr>
              <w:fldChar w:fldCharType="begin"/>
            </w:r>
            <w:r>
              <w:rPr>
                <w:noProof/>
                <w:webHidden/>
              </w:rPr>
              <w:instrText xml:space="preserve"> PAGEREF _Toc200012151 \h </w:instrText>
            </w:r>
            <w:r>
              <w:rPr>
                <w:noProof/>
                <w:webHidden/>
              </w:rPr>
            </w:r>
            <w:r>
              <w:rPr>
                <w:noProof/>
                <w:webHidden/>
              </w:rPr>
              <w:fldChar w:fldCharType="separate"/>
            </w:r>
            <w:r>
              <w:rPr>
                <w:noProof/>
                <w:webHidden/>
              </w:rPr>
              <w:t>8</w:t>
            </w:r>
            <w:r>
              <w:rPr>
                <w:noProof/>
                <w:webHidden/>
              </w:rPr>
              <w:fldChar w:fldCharType="end"/>
            </w:r>
          </w:hyperlink>
        </w:p>
        <w:p w14:paraId="17CFE2E5" w14:textId="76FAD390" w:rsidR="00781058" w:rsidRDefault="00781058">
          <w:pPr>
            <w:pStyle w:val="Verzeichnis2"/>
            <w:tabs>
              <w:tab w:val="left" w:pos="960"/>
              <w:tab w:val="right" w:leader="dot" w:pos="9344"/>
            </w:tabs>
            <w:rPr>
              <w:rFonts w:cstheme="minorBidi"/>
              <w:noProof/>
              <w:kern w:val="2"/>
              <w:sz w:val="24"/>
              <w:szCs w:val="24"/>
              <w:lang w:eastAsia="de-DE"/>
              <w14:ligatures w14:val="standardContextual"/>
            </w:rPr>
          </w:pPr>
          <w:hyperlink w:anchor="_Toc200012152" w:history="1">
            <w:r w:rsidRPr="00352079">
              <w:rPr>
                <w:rStyle w:val="Hyperlink"/>
                <w:noProof/>
              </w:rPr>
              <w:t>5.1</w:t>
            </w:r>
            <w:r>
              <w:rPr>
                <w:rFonts w:cstheme="minorBidi"/>
                <w:noProof/>
                <w:kern w:val="2"/>
                <w:sz w:val="24"/>
                <w:szCs w:val="24"/>
                <w:lang w:eastAsia="de-DE"/>
                <w14:ligatures w14:val="standardContextual"/>
              </w:rPr>
              <w:tab/>
            </w:r>
            <w:r w:rsidRPr="00352079">
              <w:rPr>
                <w:rStyle w:val="Hyperlink"/>
                <w:noProof/>
              </w:rPr>
              <w:t>Cristian Radici</w:t>
            </w:r>
            <w:r>
              <w:rPr>
                <w:noProof/>
                <w:webHidden/>
              </w:rPr>
              <w:tab/>
            </w:r>
            <w:r>
              <w:rPr>
                <w:noProof/>
                <w:webHidden/>
              </w:rPr>
              <w:fldChar w:fldCharType="begin"/>
            </w:r>
            <w:r>
              <w:rPr>
                <w:noProof/>
                <w:webHidden/>
              </w:rPr>
              <w:instrText xml:space="preserve"> PAGEREF _Toc200012152 \h </w:instrText>
            </w:r>
            <w:r>
              <w:rPr>
                <w:noProof/>
                <w:webHidden/>
              </w:rPr>
            </w:r>
            <w:r>
              <w:rPr>
                <w:noProof/>
                <w:webHidden/>
              </w:rPr>
              <w:fldChar w:fldCharType="separate"/>
            </w:r>
            <w:r>
              <w:rPr>
                <w:noProof/>
                <w:webHidden/>
              </w:rPr>
              <w:t>8</w:t>
            </w:r>
            <w:r>
              <w:rPr>
                <w:noProof/>
                <w:webHidden/>
              </w:rPr>
              <w:fldChar w:fldCharType="end"/>
            </w:r>
          </w:hyperlink>
        </w:p>
        <w:p w14:paraId="1D403A51" w14:textId="1E002D0C" w:rsidR="00781058" w:rsidRDefault="00781058">
          <w:pPr>
            <w:pStyle w:val="Verzeichnis2"/>
            <w:tabs>
              <w:tab w:val="left" w:pos="960"/>
              <w:tab w:val="right" w:leader="dot" w:pos="9344"/>
            </w:tabs>
            <w:rPr>
              <w:rFonts w:cstheme="minorBidi"/>
              <w:noProof/>
              <w:kern w:val="2"/>
              <w:sz w:val="24"/>
              <w:szCs w:val="24"/>
              <w:lang w:eastAsia="de-DE"/>
              <w14:ligatures w14:val="standardContextual"/>
            </w:rPr>
          </w:pPr>
          <w:hyperlink w:anchor="_Toc200012153" w:history="1">
            <w:r w:rsidRPr="00352079">
              <w:rPr>
                <w:rStyle w:val="Hyperlink"/>
                <w:noProof/>
              </w:rPr>
              <w:t>5.2</w:t>
            </w:r>
            <w:r>
              <w:rPr>
                <w:rFonts w:cstheme="minorBidi"/>
                <w:noProof/>
                <w:kern w:val="2"/>
                <w:sz w:val="24"/>
                <w:szCs w:val="24"/>
                <w:lang w:eastAsia="de-DE"/>
                <w14:ligatures w14:val="standardContextual"/>
              </w:rPr>
              <w:tab/>
            </w:r>
            <w:r w:rsidRPr="00352079">
              <w:rPr>
                <w:rStyle w:val="Hyperlink"/>
                <w:noProof/>
              </w:rPr>
              <w:t>Christian Schweitzer</w:t>
            </w:r>
            <w:r>
              <w:rPr>
                <w:noProof/>
                <w:webHidden/>
              </w:rPr>
              <w:tab/>
            </w:r>
            <w:r>
              <w:rPr>
                <w:noProof/>
                <w:webHidden/>
              </w:rPr>
              <w:fldChar w:fldCharType="begin"/>
            </w:r>
            <w:r>
              <w:rPr>
                <w:noProof/>
                <w:webHidden/>
              </w:rPr>
              <w:instrText xml:space="preserve"> PAGEREF _Toc200012153 \h </w:instrText>
            </w:r>
            <w:r>
              <w:rPr>
                <w:noProof/>
                <w:webHidden/>
              </w:rPr>
            </w:r>
            <w:r>
              <w:rPr>
                <w:noProof/>
                <w:webHidden/>
              </w:rPr>
              <w:fldChar w:fldCharType="separate"/>
            </w:r>
            <w:r>
              <w:rPr>
                <w:noProof/>
                <w:webHidden/>
              </w:rPr>
              <w:t>8</w:t>
            </w:r>
            <w:r>
              <w:rPr>
                <w:noProof/>
                <w:webHidden/>
              </w:rPr>
              <w:fldChar w:fldCharType="end"/>
            </w:r>
          </w:hyperlink>
        </w:p>
        <w:p w14:paraId="0FFD72CA" w14:textId="440A0812" w:rsidR="00F80358" w:rsidRPr="002D36EC" w:rsidRDefault="00147FF2" w:rsidP="00B82C13">
          <w:pPr>
            <w:spacing w:afterLines="80" w:after="192" w:line="240" w:lineRule="auto"/>
            <w:contextualSpacing/>
            <w:rPr>
              <w:rFonts w:ascii="Arial" w:hAnsi="Arial" w:cs="Arial"/>
              <w:sz w:val="24"/>
              <w:szCs w:val="24"/>
            </w:rPr>
          </w:pPr>
          <w:r w:rsidRPr="002D36EC">
            <w:rPr>
              <w:rFonts w:ascii="Arial" w:hAnsi="Arial" w:cs="Arial"/>
              <w:b/>
              <w:bCs/>
              <w:sz w:val="24"/>
              <w:szCs w:val="24"/>
            </w:rPr>
            <w:fldChar w:fldCharType="end"/>
          </w:r>
        </w:p>
      </w:sdtContent>
    </w:sdt>
    <w:p w14:paraId="7D918523" w14:textId="616DDE4B" w:rsidR="00D016ED" w:rsidRDefault="00D016ED">
      <w:pPr>
        <w:rPr>
          <w:rFonts w:ascii="Arial" w:hAnsi="Arial" w:cs="Arial"/>
          <w:sz w:val="24"/>
          <w:szCs w:val="24"/>
        </w:rPr>
      </w:pPr>
      <w:r>
        <w:rPr>
          <w:rFonts w:ascii="Arial" w:hAnsi="Arial" w:cs="Arial"/>
          <w:sz w:val="24"/>
          <w:szCs w:val="24"/>
        </w:rPr>
        <w:br w:type="page"/>
      </w:r>
    </w:p>
    <w:p w14:paraId="4EF5DB21" w14:textId="77777777" w:rsidR="00F80358" w:rsidRPr="002D36EC" w:rsidRDefault="00F80358" w:rsidP="00B82C13">
      <w:pPr>
        <w:spacing w:afterLines="80" w:after="192" w:line="240" w:lineRule="auto"/>
        <w:contextualSpacing/>
        <w:rPr>
          <w:rFonts w:ascii="Arial" w:eastAsiaTheme="majorEastAsia" w:hAnsi="Arial" w:cs="Arial"/>
          <w:color w:val="0F4761" w:themeColor="accent1" w:themeShade="BF"/>
          <w:sz w:val="24"/>
          <w:szCs w:val="24"/>
          <w:lang w:eastAsia="en-GB"/>
          <w14:ligatures w14:val="none"/>
        </w:rPr>
      </w:pPr>
    </w:p>
    <w:p w14:paraId="54C5D9A0" w14:textId="2BA73D0A" w:rsidR="002257D3" w:rsidRPr="002257D3" w:rsidRDefault="00147FF2" w:rsidP="00D016ED">
      <w:pPr>
        <w:pStyle w:val="berschrift1"/>
        <w:numPr>
          <w:ilvl w:val="0"/>
          <w:numId w:val="5"/>
        </w:numPr>
        <w:spacing w:before="0" w:afterLines="80" w:after="192" w:line="240" w:lineRule="auto"/>
        <w:ind w:left="426" w:hanging="426"/>
        <w:contextualSpacing/>
      </w:pPr>
      <w:bookmarkStart w:id="0" w:name="_Toc196895909"/>
      <w:bookmarkStart w:id="1" w:name="_Toc196895963"/>
      <w:r w:rsidRPr="002D36EC">
        <w:rPr>
          <w:rFonts w:ascii="Arial" w:hAnsi="Arial" w:cs="Arial"/>
        </w:rPr>
        <w:t xml:space="preserve"> </w:t>
      </w:r>
      <w:bookmarkStart w:id="2" w:name="_Toc199919728"/>
      <w:bookmarkStart w:id="3" w:name="_Toc200012144"/>
      <w:bookmarkEnd w:id="0"/>
      <w:bookmarkEnd w:id="1"/>
      <w:r w:rsidR="00A86E66">
        <w:t>Kurzbeschreibung (1. Abgabe)</w:t>
      </w:r>
      <w:bookmarkEnd w:id="2"/>
      <w:bookmarkEnd w:id="3"/>
    </w:p>
    <w:p w14:paraId="0DD764DB" w14:textId="0C0435B2" w:rsidR="002257D3" w:rsidRDefault="002257D3" w:rsidP="000D253D">
      <w:pPr>
        <w:spacing w:line="240" w:lineRule="auto"/>
        <w:jc w:val="center"/>
        <w:rPr>
          <w:b/>
          <w:bCs/>
          <w:sz w:val="28"/>
          <w:szCs w:val="28"/>
        </w:rPr>
      </w:pPr>
      <w:r w:rsidRPr="0011147F">
        <w:rPr>
          <w:noProof/>
        </w:rPr>
        <w:drawing>
          <wp:anchor distT="0" distB="0" distL="114300" distR="114300" simplePos="0" relativeHeight="251658241" behindDoc="1" locked="0" layoutInCell="1" allowOverlap="1" wp14:anchorId="74AB0849" wp14:editId="0AC2B511">
            <wp:simplePos x="0" y="0"/>
            <wp:positionH relativeFrom="margin">
              <wp:posOffset>2246630</wp:posOffset>
            </wp:positionH>
            <wp:positionV relativeFrom="paragraph">
              <wp:posOffset>10160</wp:posOffset>
            </wp:positionV>
            <wp:extent cx="1188720" cy="1188720"/>
            <wp:effectExtent l="0" t="0" r="0" b="0"/>
            <wp:wrapNone/>
            <wp:docPr id="1062759753" name="Grafik 2"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59753" name="Grafik 2" descr="Ein Bild, das Text, Schrift, Logo, Grafiken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44EC25" w14:textId="77777777" w:rsidR="002257D3" w:rsidRDefault="002257D3" w:rsidP="000D253D">
      <w:pPr>
        <w:spacing w:line="240" w:lineRule="auto"/>
        <w:jc w:val="center"/>
        <w:rPr>
          <w:b/>
          <w:bCs/>
          <w:sz w:val="28"/>
          <w:szCs w:val="28"/>
        </w:rPr>
      </w:pPr>
    </w:p>
    <w:p w14:paraId="3E23FEF7" w14:textId="77777777" w:rsidR="002257D3" w:rsidRDefault="002257D3" w:rsidP="000D253D">
      <w:pPr>
        <w:spacing w:line="240" w:lineRule="auto"/>
        <w:jc w:val="center"/>
        <w:rPr>
          <w:b/>
          <w:bCs/>
          <w:sz w:val="28"/>
          <w:szCs w:val="28"/>
        </w:rPr>
      </w:pPr>
    </w:p>
    <w:p w14:paraId="05F91410" w14:textId="77777777" w:rsidR="002257D3" w:rsidRDefault="002257D3" w:rsidP="000D253D">
      <w:pPr>
        <w:spacing w:line="240" w:lineRule="auto"/>
        <w:jc w:val="center"/>
        <w:rPr>
          <w:b/>
          <w:bCs/>
          <w:sz w:val="28"/>
          <w:szCs w:val="28"/>
        </w:rPr>
      </w:pPr>
    </w:p>
    <w:p w14:paraId="3F83647B" w14:textId="77777777" w:rsidR="002257D3" w:rsidRPr="007E63FB" w:rsidRDefault="002257D3" w:rsidP="000D253D">
      <w:pPr>
        <w:spacing w:line="240" w:lineRule="auto"/>
        <w:jc w:val="center"/>
        <w:rPr>
          <w:b/>
          <w:bCs/>
          <w:sz w:val="28"/>
          <w:szCs w:val="28"/>
        </w:rPr>
      </w:pPr>
      <w:r w:rsidRPr="007E63FB">
        <w:rPr>
          <w:b/>
          <w:bCs/>
          <w:sz w:val="28"/>
          <w:szCs w:val="28"/>
        </w:rPr>
        <w:t>Fächerübergreifende Projektarbeit</w:t>
      </w:r>
    </w:p>
    <w:p w14:paraId="2EB2A524" w14:textId="77777777" w:rsidR="002257D3" w:rsidRPr="007E63FB" w:rsidRDefault="002257D3" w:rsidP="000D253D">
      <w:pPr>
        <w:spacing w:line="240" w:lineRule="auto"/>
      </w:pPr>
      <w:r w:rsidRPr="007E63FB">
        <w:rPr>
          <w:b/>
          <w:bCs/>
        </w:rPr>
        <w:t>Versicherungsdatenbank – Verwaltung und Auswertung</w:t>
      </w:r>
    </w:p>
    <w:p w14:paraId="1676237B" w14:textId="77777777" w:rsidR="002257D3" w:rsidRPr="007E63FB" w:rsidRDefault="002257D3" w:rsidP="000D253D">
      <w:pPr>
        <w:spacing w:line="240" w:lineRule="auto"/>
        <w:rPr>
          <w:b/>
          <w:bCs/>
        </w:rPr>
      </w:pPr>
      <w:r w:rsidRPr="007E63FB">
        <w:rPr>
          <w:b/>
          <w:bCs/>
        </w:rPr>
        <w:t>Projektpartner:</w:t>
      </w:r>
    </w:p>
    <w:p w14:paraId="4D3BF183" w14:textId="77777777" w:rsidR="002257D3" w:rsidRPr="007E63FB" w:rsidRDefault="002257D3" w:rsidP="000D253D">
      <w:pPr>
        <w:spacing w:line="240" w:lineRule="auto"/>
      </w:pPr>
      <w:r w:rsidRPr="007E63FB">
        <w:t>Christian Schweitzer &amp; Cristian Radici</w:t>
      </w:r>
    </w:p>
    <w:p w14:paraId="0FAD018A" w14:textId="77777777" w:rsidR="002257D3" w:rsidRPr="007E63FB" w:rsidRDefault="002257D3" w:rsidP="000D253D">
      <w:pPr>
        <w:spacing w:line="240" w:lineRule="auto"/>
        <w:rPr>
          <w:b/>
          <w:bCs/>
        </w:rPr>
      </w:pPr>
      <w:r w:rsidRPr="007E63FB">
        <w:rPr>
          <w:b/>
          <w:bCs/>
        </w:rPr>
        <w:t>Ausgangssituation</w:t>
      </w:r>
    </w:p>
    <w:p w14:paraId="7B20C187" w14:textId="77777777" w:rsidR="002257D3" w:rsidRPr="007E63FB" w:rsidRDefault="002257D3" w:rsidP="000D253D">
      <w:pPr>
        <w:spacing w:line="240" w:lineRule="auto"/>
      </w:pPr>
      <w:r w:rsidRPr="007E63FB">
        <w:t>Im Alltag sind viele Menschen mit einer Vielzahl von Versicherungen konfrontiert – z.</w:t>
      </w:r>
      <w:r w:rsidRPr="007E63FB">
        <w:rPr>
          <w:rFonts w:ascii="Arial" w:hAnsi="Arial" w:cs="Arial"/>
        </w:rPr>
        <w:t> </w:t>
      </w:r>
      <w:r w:rsidRPr="007E63FB">
        <w:t xml:space="preserve">B. Haftpflicht-, Hausrat- oder Kfz-Versicherung. Der </w:t>
      </w:r>
      <w:r w:rsidRPr="007E63FB">
        <w:rPr>
          <w:rFonts w:ascii="Aptos" w:hAnsi="Aptos" w:cs="Aptos"/>
        </w:rPr>
        <w:t>Ü</w:t>
      </w:r>
      <w:r w:rsidRPr="007E63FB">
        <w:t xml:space="preserve">berblick </w:t>
      </w:r>
      <w:r w:rsidRPr="007E63FB">
        <w:rPr>
          <w:rFonts w:ascii="Aptos" w:hAnsi="Aptos" w:cs="Aptos"/>
        </w:rPr>
        <w:t>ü</w:t>
      </w:r>
      <w:r w:rsidRPr="007E63FB">
        <w:t>ber bestehende Vertr</w:t>
      </w:r>
      <w:r w:rsidRPr="007E63FB">
        <w:rPr>
          <w:rFonts w:ascii="Aptos" w:hAnsi="Aptos" w:cs="Aptos"/>
        </w:rPr>
        <w:t>ä</w:t>
      </w:r>
      <w:r w:rsidRPr="007E63FB">
        <w:t>ge, deren Laufzeiten, Kosten und Leistungen geht dabei schnell verloren.</w:t>
      </w:r>
    </w:p>
    <w:p w14:paraId="32AD534D" w14:textId="77777777" w:rsidR="002257D3" w:rsidRPr="007E63FB" w:rsidRDefault="002257D3" w:rsidP="000D253D">
      <w:pPr>
        <w:spacing w:line="240" w:lineRule="auto"/>
      </w:pPr>
      <w:r w:rsidRPr="007E63FB">
        <w:t>Deshalb entwickeln wir ein Datenbanksystem, das Versicherungsdaten strukturiert verwalten und analysieren kann. Die Idee stammt aus unserem privaten Umfeld, wo oft unklar ist, welche Versicherungen jemand hat, was sie kosten und wie lange sie laufen.</w:t>
      </w:r>
    </w:p>
    <w:p w14:paraId="3E61832B" w14:textId="77777777" w:rsidR="002257D3" w:rsidRPr="007E63FB" w:rsidRDefault="002257D3" w:rsidP="000D253D">
      <w:pPr>
        <w:spacing w:line="240" w:lineRule="auto"/>
        <w:rPr>
          <w:b/>
          <w:bCs/>
        </w:rPr>
      </w:pPr>
      <w:r w:rsidRPr="007E63FB">
        <w:rPr>
          <w:b/>
          <w:bCs/>
        </w:rPr>
        <w:t>Bisherige Situation</w:t>
      </w:r>
    </w:p>
    <w:p w14:paraId="3DF1EC6D" w14:textId="77777777" w:rsidR="002257D3" w:rsidRPr="007E63FB" w:rsidRDefault="002257D3" w:rsidP="000D253D">
      <w:pPr>
        <w:spacing w:line="240" w:lineRule="auto"/>
      </w:pPr>
      <w:r w:rsidRPr="007E63FB">
        <w:t>Aktuell werden Versicherungsdaten häufig unstrukturiert – etwa in Papierform oder verschiedenen Excel-Tabellen – gespeichert. Das führt zu folgenden Problemen:</w:t>
      </w:r>
    </w:p>
    <w:p w14:paraId="0507E958" w14:textId="77777777" w:rsidR="002257D3" w:rsidRPr="007E63FB" w:rsidRDefault="002257D3" w:rsidP="002257D3">
      <w:pPr>
        <w:numPr>
          <w:ilvl w:val="0"/>
          <w:numId w:val="41"/>
        </w:numPr>
        <w:spacing w:line="240" w:lineRule="auto"/>
      </w:pPr>
      <w:r w:rsidRPr="007E63FB">
        <w:t>Fehlender Überblick über bestehende Verträge</w:t>
      </w:r>
    </w:p>
    <w:p w14:paraId="1B8F7CFC" w14:textId="77777777" w:rsidR="002257D3" w:rsidRPr="007E63FB" w:rsidRDefault="002257D3" w:rsidP="002257D3">
      <w:pPr>
        <w:numPr>
          <w:ilvl w:val="0"/>
          <w:numId w:val="41"/>
        </w:numPr>
        <w:spacing w:line="240" w:lineRule="auto"/>
      </w:pPr>
      <w:r w:rsidRPr="007E63FB">
        <w:t>Keine Möglichkeit, gezielt nach bestimmten Versicherungen zu filtern (z.</w:t>
      </w:r>
      <w:r w:rsidRPr="007E63FB">
        <w:rPr>
          <w:rFonts w:ascii="Arial" w:hAnsi="Arial" w:cs="Arial"/>
        </w:rPr>
        <w:t> </w:t>
      </w:r>
      <w:r w:rsidRPr="007E63FB">
        <w:t>B. nur Haftpflicht)</w:t>
      </w:r>
    </w:p>
    <w:p w14:paraId="6ABA82DF" w14:textId="77777777" w:rsidR="002257D3" w:rsidRPr="007E63FB" w:rsidRDefault="002257D3" w:rsidP="002257D3">
      <w:pPr>
        <w:numPr>
          <w:ilvl w:val="0"/>
          <w:numId w:val="41"/>
        </w:numPr>
        <w:spacing w:line="240" w:lineRule="auto"/>
      </w:pPr>
      <w:r w:rsidRPr="007E63FB">
        <w:t>Keine systematische Erfassung von Vertragslaufzeiten, Kosten und Leistungen</w:t>
      </w:r>
    </w:p>
    <w:p w14:paraId="103B8F1D" w14:textId="77777777" w:rsidR="002257D3" w:rsidRDefault="002257D3" w:rsidP="000D253D">
      <w:pPr>
        <w:spacing w:line="240" w:lineRule="auto"/>
        <w:rPr>
          <w:b/>
          <w:bCs/>
        </w:rPr>
      </w:pPr>
      <w:r w:rsidRPr="007E63FB">
        <w:rPr>
          <w:b/>
          <w:bCs/>
        </w:rPr>
        <w:t>Erwartete Verbesserung durch die Datenbank</w:t>
      </w:r>
    </w:p>
    <w:p w14:paraId="57EE06CD" w14:textId="77777777" w:rsidR="002257D3" w:rsidRPr="007E63FB" w:rsidRDefault="002257D3" w:rsidP="000D253D">
      <w:pPr>
        <w:spacing w:line="240" w:lineRule="auto"/>
      </w:pPr>
      <w:r w:rsidRPr="007E63FB">
        <w:t>Unsere Datenbanklösung ermöglicht:</w:t>
      </w:r>
    </w:p>
    <w:p w14:paraId="6187DA4F" w14:textId="77777777" w:rsidR="002257D3" w:rsidRPr="007E63FB" w:rsidRDefault="002257D3" w:rsidP="002257D3">
      <w:pPr>
        <w:numPr>
          <w:ilvl w:val="0"/>
          <w:numId w:val="42"/>
        </w:numPr>
        <w:spacing w:line="240" w:lineRule="auto"/>
      </w:pPr>
      <w:r w:rsidRPr="007E63FB">
        <w:t>Die strukturierte Erfassung aller Versicherungsdaten</w:t>
      </w:r>
    </w:p>
    <w:p w14:paraId="33CF01DC" w14:textId="77777777" w:rsidR="002257D3" w:rsidRPr="007E63FB" w:rsidRDefault="002257D3" w:rsidP="002257D3">
      <w:pPr>
        <w:numPr>
          <w:ilvl w:val="0"/>
          <w:numId w:val="42"/>
        </w:numPr>
        <w:spacing w:line="240" w:lineRule="auto"/>
      </w:pPr>
      <w:r w:rsidRPr="007E63FB">
        <w:t>Die Auswahl einer Versicherung (z.</w:t>
      </w:r>
      <w:r w:rsidRPr="007E63FB">
        <w:rPr>
          <w:rFonts w:ascii="Arial" w:hAnsi="Arial" w:cs="Arial"/>
        </w:rPr>
        <w:t> </w:t>
      </w:r>
      <w:r w:rsidRPr="007E63FB">
        <w:t>B. Haftpflicht</w:t>
      </w:r>
      <w:r>
        <w:t xml:space="preserve"> oder Altersvorsorge</w:t>
      </w:r>
      <w:r w:rsidRPr="007E63FB">
        <w:t>) beim Eintragen der Daten</w:t>
      </w:r>
    </w:p>
    <w:p w14:paraId="278723C0" w14:textId="77777777" w:rsidR="002257D3" w:rsidRPr="007E63FB" w:rsidRDefault="002257D3" w:rsidP="002257D3">
      <w:pPr>
        <w:numPr>
          <w:ilvl w:val="0"/>
          <w:numId w:val="42"/>
        </w:numPr>
        <w:spacing w:line="240" w:lineRule="auto"/>
      </w:pPr>
      <w:r w:rsidRPr="007E63FB">
        <w:t>Ein Menü zur Übersicht aller Einträge mit Filtermöglichkeit nach Versicherungstyp</w:t>
      </w:r>
    </w:p>
    <w:p w14:paraId="06733387" w14:textId="77777777" w:rsidR="002257D3" w:rsidRPr="007E63FB" w:rsidRDefault="002257D3" w:rsidP="002257D3">
      <w:pPr>
        <w:numPr>
          <w:ilvl w:val="0"/>
          <w:numId w:val="42"/>
        </w:numPr>
        <w:spacing w:line="240" w:lineRule="auto"/>
      </w:pPr>
      <w:r w:rsidRPr="00B541EA">
        <w:t>Eine Auswertung mit der Anzeige von Vertragsbeginn und -ende sowie der monatlichen Kosten (z.</w:t>
      </w:r>
      <w:r w:rsidRPr="00B541EA">
        <w:rPr>
          <w:rFonts w:ascii="Arial" w:hAnsi="Arial" w:cs="Arial"/>
        </w:rPr>
        <w:t> </w:t>
      </w:r>
      <w:r w:rsidRPr="00B541EA">
        <w:t>B. 20</w:t>
      </w:r>
      <w:r w:rsidRPr="00B541EA">
        <w:rPr>
          <w:rFonts w:ascii="Arial" w:hAnsi="Arial" w:cs="Arial"/>
        </w:rPr>
        <w:t> </w:t>
      </w:r>
      <w:r w:rsidRPr="00B541EA">
        <w:rPr>
          <w:rFonts w:ascii="Aptos" w:hAnsi="Aptos" w:cs="Aptos"/>
        </w:rPr>
        <w:t>€</w:t>
      </w:r>
      <w:r w:rsidRPr="00B541EA">
        <w:t>)</w:t>
      </w:r>
    </w:p>
    <w:p w14:paraId="0C8C6D0E" w14:textId="77777777" w:rsidR="002257D3" w:rsidRPr="007E63FB" w:rsidRDefault="002257D3" w:rsidP="000D253D">
      <w:pPr>
        <w:spacing w:line="240" w:lineRule="auto"/>
      </w:pPr>
      <w:r w:rsidRPr="007E63FB">
        <w:t xml:space="preserve">Dadurch verbessern wir die Datenqualität deutlich und senken den Arbeitsaufwand für die Verwaltung. Besonders hilfreich ist das System für private Haushalte oder kleine </w:t>
      </w:r>
      <w:r>
        <w:t>Agenturen</w:t>
      </w:r>
      <w:r w:rsidRPr="007E63FB">
        <w:t>, um Versicherungsinformationen effizient zu organisieren und schnell darauf zuzugreifen.</w:t>
      </w:r>
    </w:p>
    <w:p w14:paraId="02406F9B" w14:textId="77777777" w:rsidR="002257D3" w:rsidRPr="007E63FB" w:rsidRDefault="002257D3" w:rsidP="007E63FB">
      <w:pPr>
        <w:spacing w:line="240" w:lineRule="auto"/>
      </w:pPr>
    </w:p>
    <w:p w14:paraId="7D0645A7" w14:textId="77777777" w:rsidR="002257D3" w:rsidRPr="007E63FB" w:rsidRDefault="002257D3" w:rsidP="000D253D">
      <w:pPr>
        <w:spacing w:line="240" w:lineRule="auto"/>
      </w:pPr>
    </w:p>
    <w:p w14:paraId="6EB5C936" w14:textId="426E2E37" w:rsidR="00AF1ADA" w:rsidRDefault="00B05CCD" w:rsidP="00B43F54">
      <w:pPr>
        <w:pStyle w:val="berschrift1"/>
        <w:numPr>
          <w:ilvl w:val="0"/>
          <w:numId w:val="5"/>
        </w:numPr>
        <w:ind w:left="567" w:hanging="425"/>
      </w:pPr>
      <w:bookmarkStart w:id="4" w:name="_Toc199919729"/>
      <w:bookmarkStart w:id="5" w:name="_Toc200012145"/>
      <w:r w:rsidRPr="00B05CCD">
        <w:rPr>
          <w:noProof/>
        </w:rPr>
        <w:drawing>
          <wp:anchor distT="0" distB="0" distL="114300" distR="114300" simplePos="0" relativeHeight="251658242" behindDoc="1" locked="0" layoutInCell="1" allowOverlap="1" wp14:anchorId="5925B1D4" wp14:editId="01C853E8">
            <wp:simplePos x="0" y="0"/>
            <wp:positionH relativeFrom="page">
              <wp:align>center</wp:align>
            </wp:positionH>
            <wp:positionV relativeFrom="paragraph">
              <wp:posOffset>-3810</wp:posOffset>
            </wp:positionV>
            <wp:extent cx="6473190" cy="8511892"/>
            <wp:effectExtent l="0" t="0" r="3810" b="3810"/>
            <wp:wrapNone/>
            <wp:docPr id="8297476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47693" name=""/>
                    <pic:cNvPicPr/>
                  </pic:nvPicPr>
                  <pic:blipFill>
                    <a:blip r:embed="rId10">
                      <a:extLst>
                        <a:ext uri="{28A0092B-C50C-407E-A947-70E740481C1C}">
                          <a14:useLocalDpi xmlns:a14="http://schemas.microsoft.com/office/drawing/2010/main" val="0"/>
                        </a:ext>
                      </a:extLst>
                    </a:blip>
                    <a:stretch>
                      <a:fillRect/>
                    </a:stretch>
                  </pic:blipFill>
                  <pic:spPr>
                    <a:xfrm>
                      <a:off x="0" y="0"/>
                      <a:ext cx="6473190" cy="8511892"/>
                    </a:xfrm>
                    <a:prstGeom prst="rect">
                      <a:avLst/>
                    </a:prstGeom>
                  </pic:spPr>
                </pic:pic>
              </a:graphicData>
            </a:graphic>
          </wp:anchor>
        </w:drawing>
      </w:r>
      <w:r w:rsidR="002257D3">
        <w:t xml:space="preserve"> </w:t>
      </w:r>
      <w:r w:rsidR="00C51317">
        <w:t>Verpflichtungsvereinbarung (3. Einreichung)</w:t>
      </w:r>
      <w:bookmarkEnd w:id="4"/>
      <w:bookmarkEnd w:id="5"/>
    </w:p>
    <w:p w14:paraId="5BC85A2A" w14:textId="77777777" w:rsidR="00C51317" w:rsidRDefault="00C51317" w:rsidP="00C51317"/>
    <w:p w14:paraId="2D894530" w14:textId="77777777" w:rsidR="0018075C" w:rsidRDefault="0018075C" w:rsidP="0018075C">
      <w:pPr>
        <w:pStyle w:val="berschrift1"/>
        <w:numPr>
          <w:ilvl w:val="0"/>
          <w:numId w:val="0"/>
        </w:numPr>
      </w:pPr>
    </w:p>
    <w:p w14:paraId="7C835AF0" w14:textId="77777777" w:rsidR="0018075C" w:rsidRPr="0018075C" w:rsidRDefault="0018075C" w:rsidP="0018075C"/>
    <w:p w14:paraId="2400890B" w14:textId="77777777" w:rsidR="0018075C" w:rsidRPr="0018075C" w:rsidRDefault="0018075C" w:rsidP="0018075C"/>
    <w:p w14:paraId="753ACA2A" w14:textId="77777777" w:rsidR="0018075C" w:rsidRPr="0018075C" w:rsidRDefault="0018075C" w:rsidP="0018075C"/>
    <w:p w14:paraId="740C5660" w14:textId="77777777" w:rsidR="0018075C" w:rsidRPr="0018075C" w:rsidRDefault="0018075C" w:rsidP="0018075C"/>
    <w:p w14:paraId="6791D1A2" w14:textId="77777777" w:rsidR="0018075C" w:rsidRPr="0018075C" w:rsidRDefault="0018075C" w:rsidP="0018075C"/>
    <w:p w14:paraId="6333A534" w14:textId="77777777" w:rsidR="0018075C" w:rsidRPr="0018075C" w:rsidRDefault="0018075C" w:rsidP="0018075C"/>
    <w:p w14:paraId="22974A83" w14:textId="77777777" w:rsidR="0018075C" w:rsidRPr="0018075C" w:rsidRDefault="0018075C" w:rsidP="0018075C"/>
    <w:p w14:paraId="5472665A" w14:textId="77777777" w:rsidR="0018075C" w:rsidRPr="0018075C" w:rsidRDefault="0018075C" w:rsidP="0018075C"/>
    <w:p w14:paraId="3D3163EE" w14:textId="77777777" w:rsidR="0018075C" w:rsidRPr="0018075C" w:rsidRDefault="0018075C" w:rsidP="0018075C"/>
    <w:p w14:paraId="0B56CB5E" w14:textId="77777777" w:rsidR="0018075C" w:rsidRPr="0018075C" w:rsidRDefault="0018075C" w:rsidP="0018075C"/>
    <w:p w14:paraId="5EAE88CD" w14:textId="77777777" w:rsidR="0018075C" w:rsidRPr="0018075C" w:rsidRDefault="0018075C" w:rsidP="0018075C"/>
    <w:p w14:paraId="1FF787F6" w14:textId="77777777" w:rsidR="0018075C" w:rsidRPr="0018075C" w:rsidRDefault="0018075C" w:rsidP="0018075C"/>
    <w:p w14:paraId="6D58282D" w14:textId="77777777" w:rsidR="0018075C" w:rsidRPr="0018075C" w:rsidRDefault="0018075C" w:rsidP="0018075C"/>
    <w:p w14:paraId="23700CF1" w14:textId="77777777" w:rsidR="0018075C" w:rsidRPr="0018075C" w:rsidRDefault="0018075C" w:rsidP="0018075C"/>
    <w:p w14:paraId="3EA1A94E" w14:textId="77777777" w:rsidR="0018075C" w:rsidRPr="0018075C" w:rsidRDefault="0018075C" w:rsidP="0018075C"/>
    <w:p w14:paraId="3454CCB8" w14:textId="77777777" w:rsidR="0018075C" w:rsidRPr="0018075C" w:rsidRDefault="0018075C" w:rsidP="0018075C"/>
    <w:p w14:paraId="5E509045" w14:textId="77777777" w:rsidR="0018075C" w:rsidRPr="0018075C" w:rsidRDefault="0018075C" w:rsidP="0018075C"/>
    <w:p w14:paraId="5E46D3AE" w14:textId="77777777" w:rsidR="0018075C" w:rsidRPr="0018075C" w:rsidRDefault="0018075C" w:rsidP="0018075C"/>
    <w:p w14:paraId="7EC305DC" w14:textId="77777777" w:rsidR="0018075C" w:rsidRPr="0018075C" w:rsidRDefault="0018075C" w:rsidP="0018075C"/>
    <w:p w14:paraId="0C27EDFF" w14:textId="77777777" w:rsidR="0018075C" w:rsidRPr="0018075C" w:rsidRDefault="0018075C" w:rsidP="0018075C"/>
    <w:p w14:paraId="6453590F" w14:textId="77777777" w:rsidR="0018075C" w:rsidRPr="0018075C" w:rsidRDefault="0018075C" w:rsidP="0018075C"/>
    <w:p w14:paraId="63B78FCF" w14:textId="77777777" w:rsidR="0018075C" w:rsidRPr="0018075C" w:rsidRDefault="0018075C" w:rsidP="0018075C"/>
    <w:p w14:paraId="020EEA2A" w14:textId="77777777" w:rsidR="0018075C" w:rsidRPr="0018075C" w:rsidRDefault="0018075C" w:rsidP="0018075C"/>
    <w:p w14:paraId="7A3232D9" w14:textId="77777777" w:rsidR="0018075C" w:rsidRPr="0018075C" w:rsidRDefault="0018075C" w:rsidP="0018075C"/>
    <w:p w14:paraId="06EB8929" w14:textId="77777777" w:rsidR="0018075C" w:rsidRPr="0018075C" w:rsidRDefault="0018075C" w:rsidP="0018075C"/>
    <w:p w14:paraId="47CF0EE8" w14:textId="77777777" w:rsidR="0018075C" w:rsidRPr="0018075C" w:rsidRDefault="0018075C" w:rsidP="0018075C"/>
    <w:p w14:paraId="1A04D9E0" w14:textId="77777777" w:rsidR="0018075C" w:rsidRDefault="0018075C" w:rsidP="0018075C">
      <w:pPr>
        <w:sectPr w:rsidR="0018075C" w:rsidSect="00C806A7">
          <w:footerReference w:type="default" r:id="rId11"/>
          <w:pgSz w:w="11906" w:h="16838"/>
          <w:pgMar w:top="1134" w:right="1134" w:bottom="1134" w:left="1418" w:header="709" w:footer="709" w:gutter="0"/>
          <w:pgNumType w:start="0"/>
          <w:cols w:space="708"/>
          <w:titlePg/>
          <w:docGrid w:linePitch="360"/>
        </w:sectPr>
      </w:pPr>
    </w:p>
    <w:p w14:paraId="3E60936F" w14:textId="33A071A0" w:rsidR="0018075C" w:rsidRDefault="00350BA5" w:rsidP="00D016ED">
      <w:pPr>
        <w:pStyle w:val="berschrift1"/>
        <w:numPr>
          <w:ilvl w:val="0"/>
          <w:numId w:val="5"/>
        </w:numPr>
        <w:ind w:left="426" w:hanging="426"/>
      </w:pPr>
      <w:bookmarkStart w:id="7" w:name="_Toc199919730"/>
      <w:bookmarkStart w:id="8" w:name="_Toc200012146"/>
      <w:r>
        <w:t>Datenbankmodelle</w:t>
      </w:r>
      <w:bookmarkEnd w:id="7"/>
      <w:bookmarkEnd w:id="8"/>
    </w:p>
    <w:p w14:paraId="37E8D0D2" w14:textId="19AEB48E" w:rsidR="00350BA5" w:rsidRPr="00350BA5" w:rsidRDefault="00036D2B" w:rsidP="00350BA5">
      <w:pPr>
        <w:pStyle w:val="berschrift2"/>
        <w:numPr>
          <w:ilvl w:val="0"/>
          <w:numId w:val="0"/>
        </w:numPr>
        <w:ind w:left="576" w:hanging="434"/>
      </w:pPr>
      <w:bookmarkStart w:id="9" w:name="_Toc199919731"/>
      <w:bookmarkStart w:id="10" w:name="_Toc200012147"/>
      <w:r w:rsidRPr="009014EE">
        <w:rPr>
          <w:noProof/>
        </w:rPr>
        <w:drawing>
          <wp:anchor distT="0" distB="0" distL="114300" distR="114300" simplePos="0" relativeHeight="251658244" behindDoc="1" locked="0" layoutInCell="1" allowOverlap="1" wp14:anchorId="4370AA02" wp14:editId="17605B0C">
            <wp:simplePos x="0" y="0"/>
            <wp:positionH relativeFrom="margin">
              <wp:posOffset>-270510</wp:posOffset>
            </wp:positionH>
            <wp:positionV relativeFrom="paragraph">
              <wp:posOffset>339725</wp:posOffset>
            </wp:positionV>
            <wp:extent cx="9646920" cy="4549140"/>
            <wp:effectExtent l="0" t="0" r="0" b="3810"/>
            <wp:wrapNone/>
            <wp:docPr id="1803205242" name="Grafik 1" descr="Ein Bild, das Text, Diagramm,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79104" name="Grafik 1" descr="Ein Bild, das Text, Diagramm, Screenshot, Schrift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9646920" cy="4549140"/>
                    </a:xfrm>
                    <a:prstGeom prst="rect">
                      <a:avLst/>
                    </a:prstGeom>
                  </pic:spPr>
                </pic:pic>
              </a:graphicData>
            </a:graphic>
            <wp14:sizeRelH relativeFrom="margin">
              <wp14:pctWidth>0</wp14:pctWidth>
            </wp14:sizeRelH>
            <wp14:sizeRelV relativeFrom="margin">
              <wp14:pctHeight>0</wp14:pctHeight>
            </wp14:sizeRelV>
          </wp:anchor>
        </w:drawing>
      </w:r>
      <w:r w:rsidR="00D016ED">
        <w:t>3.1</w:t>
      </w:r>
      <w:r w:rsidR="00350BA5">
        <w:t xml:space="preserve"> Semantisches Modell</w:t>
      </w:r>
      <w:bookmarkEnd w:id="9"/>
      <w:bookmarkEnd w:id="10"/>
    </w:p>
    <w:p w14:paraId="72EB38F0" w14:textId="0A1881D5" w:rsidR="002909F4" w:rsidRDefault="002909F4" w:rsidP="0018075C">
      <w:pPr>
        <w:pStyle w:val="berschrift1"/>
        <w:numPr>
          <w:ilvl w:val="0"/>
          <w:numId w:val="0"/>
        </w:numPr>
        <w:rPr>
          <w:sz w:val="32"/>
          <w:szCs w:val="32"/>
        </w:rPr>
      </w:pPr>
      <w:r>
        <w:br w:type="page"/>
      </w:r>
    </w:p>
    <w:p w14:paraId="134A298C" w14:textId="7342B446" w:rsidR="00AB33AB" w:rsidRDefault="0018075C" w:rsidP="00E24488">
      <w:pPr>
        <w:pStyle w:val="berschrift2"/>
        <w:numPr>
          <w:ilvl w:val="0"/>
          <w:numId w:val="0"/>
        </w:numPr>
        <w:ind w:left="576" w:hanging="576"/>
      </w:pPr>
      <w:bookmarkStart w:id="11" w:name="_Toc199919732"/>
      <w:bookmarkStart w:id="12" w:name="_Toc200012148"/>
      <w:del w:id="13" w:author="Christian Schweitzer" w:date="2025-06-04T08:58:00Z" w16du:dateUtc="2025-06-04T06:58:00Z">
        <w:r w:rsidRPr="0018075C">
          <w:rPr>
            <w:noProof/>
          </w:rPr>
          <w:drawing>
            <wp:anchor distT="0" distB="0" distL="114300" distR="114300" simplePos="0" relativeHeight="251658247" behindDoc="1" locked="0" layoutInCell="1" allowOverlap="1" wp14:anchorId="347C0646" wp14:editId="15097157">
              <wp:simplePos x="0" y="0"/>
              <wp:positionH relativeFrom="margin">
                <wp:align>center</wp:align>
              </wp:positionH>
              <wp:positionV relativeFrom="paragraph">
                <wp:posOffset>354330</wp:posOffset>
              </wp:positionV>
              <wp:extent cx="9940389" cy="4648200"/>
              <wp:effectExtent l="0" t="0" r="3810" b="0"/>
              <wp:wrapNone/>
              <wp:docPr id="662250956"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1826" name="Grafik 1" descr="Ein Bild, das Text, Diagramm, Screenshot, Plan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9940389" cy="4648200"/>
                      </a:xfrm>
                      <a:prstGeom prst="rect">
                        <a:avLst/>
                      </a:prstGeom>
                    </pic:spPr>
                  </pic:pic>
                </a:graphicData>
              </a:graphic>
              <wp14:sizeRelH relativeFrom="margin">
                <wp14:pctWidth>0</wp14:pctWidth>
              </wp14:sizeRelH>
              <wp14:sizeRelV relativeFrom="margin">
                <wp14:pctHeight>0</wp14:pctHeight>
              </wp14:sizeRelV>
            </wp:anchor>
          </w:drawing>
        </w:r>
      </w:del>
      <w:ins w:id="14" w:author="Christian Schweitzer" w:date="2025-06-04T08:58:00Z" w16du:dateUtc="2025-06-04T06:58:00Z">
        <w:r w:rsidRPr="0018075C">
          <w:rPr>
            <w:noProof/>
          </w:rPr>
          <w:drawing>
            <wp:anchor distT="0" distB="0" distL="114300" distR="114300" simplePos="0" relativeHeight="251658243" behindDoc="1" locked="0" layoutInCell="1" allowOverlap="1" wp14:anchorId="26D3A584" wp14:editId="5D8E14DF">
              <wp:simplePos x="0" y="0"/>
              <wp:positionH relativeFrom="margin">
                <wp:align>center</wp:align>
              </wp:positionH>
              <wp:positionV relativeFrom="paragraph">
                <wp:posOffset>354330</wp:posOffset>
              </wp:positionV>
              <wp:extent cx="9940290" cy="5156200"/>
              <wp:effectExtent l="0" t="0" r="3810" b="6350"/>
              <wp:wrapNone/>
              <wp:docPr id="41751826"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1826" name="Grafik 1" descr="Ein Bild, das Text, Diagramm, Screenshot, Plan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9942472" cy="5157332"/>
                      </a:xfrm>
                      <a:prstGeom prst="rect">
                        <a:avLst/>
                      </a:prstGeom>
                    </pic:spPr>
                  </pic:pic>
                </a:graphicData>
              </a:graphic>
              <wp14:sizeRelH relativeFrom="margin">
                <wp14:pctWidth>0</wp14:pctWidth>
              </wp14:sizeRelH>
              <wp14:sizeRelV relativeFrom="margin">
                <wp14:pctHeight>0</wp14:pctHeight>
              </wp14:sizeRelV>
            </wp:anchor>
          </w:drawing>
        </w:r>
      </w:ins>
      <w:r w:rsidR="00D016ED">
        <w:t>3</w:t>
      </w:r>
      <w:r w:rsidR="002909F4">
        <w:t>.2 Logisches Datenmodell</w:t>
      </w:r>
      <w:bookmarkEnd w:id="11"/>
      <w:bookmarkEnd w:id="12"/>
    </w:p>
    <w:p w14:paraId="2EBD6250" w14:textId="04575370" w:rsidR="002909F4" w:rsidRDefault="002909F4" w:rsidP="002909F4"/>
    <w:p w14:paraId="12C1FB74" w14:textId="5BC4FB1C" w:rsidR="0018075C" w:rsidRPr="002909F4" w:rsidRDefault="0018075C" w:rsidP="002909F4"/>
    <w:p w14:paraId="51D3F517" w14:textId="0CC94C2B" w:rsidR="002909F4" w:rsidRDefault="002909F4" w:rsidP="002909F4"/>
    <w:p w14:paraId="62775E9E" w14:textId="0C3F7DAF" w:rsidR="002909F4" w:rsidRDefault="002909F4" w:rsidP="002909F4"/>
    <w:p w14:paraId="2F6A4AE1" w14:textId="77777777" w:rsidR="0018075C" w:rsidRPr="0018075C" w:rsidRDefault="0018075C" w:rsidP="0018075C"/>
    <w:p w14:paraId="6B5CA87B" w14:textId="77777777" w:rsidR="0018075C" w:rsidRPr="0018075C" w:rsidRDefault="0018075C" w:rsidP="0018075C"/>
    <w:p w14:paraId="2C25CF3F" w14:textId="77777777" w:rsidR="0018075C" w:rsidRPr="0018075C" w:rsidRDefault="0018075C" w:rsidP="0018075C"/>
    <w:p w14:paraId="40EEF1B9" w14:textId="77777777" w:rsidR="0018075C" w:rsidRPr="0018075C" w:rsidRDefault="0018075C" w:rsidP="0018075C"/>
    <w:p w14:paraId="3190993F" w14:textId="77777777" w:rsidR="0018075C" w:rsidRPr="0018075C" w:rsidRDefault="0018075C" w:rsidP="0018075C"/>
    <w:p w14:paraId="13CED357" w14:textId="77777777" w:rsidR="0018075C" w:rsidRPr="0018075C" w:rsidRDefault="0018075C" w:rsidP="0018075C"/>
    <w:p w14:paraId="72FE1BA6" w14:textId="77777777" w:rsidR="0018075C" w:rsidRPr="0018075C" w:rsidRDefault="0018075C" w:rsidP="0018075C"/>
    <w:p w14:paraId="1F868C16" w14:textId="77777777" w:rsidR="0018075C" w:rsidRPr="0018075C" w:rsidRDefault="0018075C" w:rsidP="0018075C"/>
    <w:p w14:paraId="5CA55B49" w14:textId="77777777" w:rsidR="0018075C" w:rsidRPr="0018075C" w:rsidRDefault="0018075C" w:rsidP="0018075C"/>
    <w:p w14:paraId="352B28A6" w14:textId="77777777" w:rsidR="0018075C" w:rsidRPr="0018075C" w:rsidRDefault="0018075C" w:rsidP="0018075C"/>
    <w:p w14:paraId="0617E83F" w14:textId="77777777" w:rsidR="0018075C" w:rsidRPr="0018075C" w:rsidRDefault="0018075C" w:rsidP="0018075C"/>
    <w:p w14:paraId="407175A4" w14:textId="77777777" w:rsidR="0018075C" w:rsidRPr="0018075C" w:rsidRDefault="0018075C" w:rsidP="0018075C"/>
    <w:p w14:paraId="2DC96B80" w14:textId="77777777" w:rsidR="0018075C" w:rsidRDefault="0018075C" w:rsidP="0018075C"/>
    <w:p w14:paraId="35B93918" w14:textId="77777777" w:rsidR="0018075C" w:rsidRDefault="0018075C" w:rsidP="0018075C">
      <w:pPr>
        <w:tabs>
          <w:tab w:val="left" w:pos="4812"/>
        </w:tabs>
      </w:pPr>
      <w:r>
        <w:tab/>
      </w:r>
    </w:p>
    <w:p w14:paraId="264DDC24" w14:textId="77777777" w:rsidR="00CA22CF" w:rsidRDefault="00A6639C" w:rsidP="00A6639C">
      <w:pPr>
        <w:tabs>
          <w:tab w:val="left" w:pos="12684"/>
        </w:tabs>
        <w:rPr>
          <w:del w:id="15" w:author="Christian Schweitzer" w:date="2025-06-04T08:58:00Z" w16du:dateUtc="2025-06-04T06:58:00Z"/>
        </w:rPr>
      </w:pPr>
      <w:r>
        <w:tab/>
      </w:r>
    </w:p>
    <w:p w14:paraId="4FCF736A" w14:textId="560E6803" w:rsidR="00CA22CF" w:rsidRPr="00CA22CF" w:rsidRDefault="00CA22CF">
      <w:pPr>
        <w:tabs>
          <w:tab w:val="left" w:pos="12684"/>
        </w:tabs>
        <w:sectPr w:rsidR="00CA22CF" w:rsidRPr="00CA22CF" w:rsidSect="00D016ED">
          <w:headerReference w:type="first" r:id="rId14"/>
          <w:footerReference w:type="first" r:id="rId15"/>
          <w:pgSz w:w="16838" w:h="11906" w:orient="landscape"/>
          <w:pgMar w:top="1418" w:right="1134" w:bottom="1134" w:left="1134" w:header="709" w:footer="709" w:gutter="0"/>
          <w:cols w:space="708"/>
          <w:docGrid w:linePitch="360"/>
        </w:sectPr>
        <w:pPrChange w:id="23" w:author="Christian Schweitzer" w:date="2025-06-04T08:58:00Z" w16du:dateUtc="2025-06-04T06:58:00Z">
          <w:pPr/>
        </w:pPrChange>
      </w:pPr>
    </w:p>
    <w:p w14:paraId="3B2BE74E" w14:textId="1238F049" w:rsidR="00E369C6" w:rsidRDefault="00E369C6" w:rsidP="00B43F54">
      <w:pPr>
        <w:pStyle w:val="berschrift1"/>
        <w:numPr>
          <w:ilvl w:val="0"/>
          <w:numId w:val="5"/>
        </w:numPr>
        <w:ind w:left="567" w:hanging="567"/>
      </w:pPr>
      <w:bookmarkStart w:id="24" w:name="_Toc199919733"/>
      <w:bookmarkStart w:id="25" w:name="_Toc200012149"/>
      <w:r>
        <w:t>Beschreibung aus Punkt 6</w:t>
      </w:r>
      <w:bookmarkEnd w:id="24"/>
      <w:bookmarkEnd w:id="25"/>
    </w:p>
    <w:p w14:paraId="29BF7E8A" w14:textId="5AD1BC26" w:rsidR="00E369C6" w:rsidRPr="00E30444" w:rsidRDefault="00E369C6" w:rsidP="00E30444">
      <w:pPr>
        <w:rPr>
          <w:rFonts w:ascii="Arial" w:hAnsi="Arial" w:cs="Arial"/>
          <w:b/>
          <w:bCs/>
          <w:sz w:val="28"/>
          <w:szCs w:val="28"/>
        </w:rPr>
      </w:pPr>
      <w:r w:rsidRPr="00E30444">
        <w:rPr>
          <w:rFonts w:ascii="Arial" w:hAnsi="Arial" w:cs="Arial"/>
          <w:b/>
          <w:bCs/>
          <w:sz w:val="28"/>
          <w:szCs w:val="28"/>
        </w:rPr>
        <w:t>Beschreibung und Erklärung der Tabellenbeziehungen</w:t>
      </w:r>
    </w:p>
    <w:p w14:paraId="32662FC7" w14:textId="77777777" w:rsidR="00E369C6" w:rsidRPr="00BC13FF" w:rsidRDefault="00E369C6" w:rsidP="00BC13FF">
      <w:pPr>
        <w:rPr>
          <w:rFonts w:ascii="Arial" w:hAnsi="Arial" w:cs="Arial"/>
          <w:bCs/>
          <w:sz w:val="24"/>
          <w:szCs w:val="24"/>
        </w:rPr>
      </w:pPr>
      <w:r w:rsidRPr="00BC13FF">
        <w:rPr>
          <w:rFonts w:ascii="Arial" w:hAnsi="Arial" w:cs="Arial"/>
          <w:bCs/>
          <w:sz w:val="24"/>
          <w:szCs w:val="24"/>
        </w:rPr>
        <w:t>In unserer Datenbank stehen die Tabellen in klar definierten Beziehungen zueinander, um die Verwaltung von Versicherungsverträgen und Benutzerrechten effizient zu gestalten. Besonders wichtig sind dabei nicht offensichtliche Zusammenhänge, wie z. B. zwischen Verträgen, Benutzern und Rollen.</w:t>
      </w:r>
    </w:p>
    <w:p w14:paraId="1543AF40" w14:textId="77777777" w:rsidR="00E369C6" w:rsidRPr="00BC13FF" w:rsidRDefault="00E369C6" w:rsidP="00BC13FF">
      <w:pPr>
        <w:rPr>
          <w:rFonts w:ascii="Arial" w:hAnsi="Arial" w:cs="Arial"/>
          <w:bCs/>
          <w:sz w:val="24"/>
          <w:szCs w:val="24"/>
        </w:rPr>
      </w:pPr>
      <w:r w:rsidRPr="00BC13FF">
        <w:rPr>
          <w:rFonts w:ascii="Arial" w:hAnsi="Arial" w:cs="Arial"/>
          <w:bCs/>
          <w:sz w:val="24"/>
          <w:szCs w:val="24"/>
        </w:rPr>
        <w:t xml:space="preserve">Die zentrale Rolle spielt die </w:t>
      </w:r>
      <w:r w:rsidRPr="00BC13FF">
        <w:rPr>
          <w:rFonts w:ascii="Arial" w:hAnsi="Arial" w:cs="Arial"/>
          <w:b/>
          <w:bCs/>
          <w:sz w:val="24"/>
          <w:szCs w:val="24"/>
        </w:rPr>
        <w:t>Tabelle Vertraege</w:t>
      </w:r>
      <w:r w:rsidRPr="00BC13FF">
        <w:rPr>
          <w:rFonts w:ascii="Arial" w:hAnsi="Arial" w:cs="Arial"/>
          <w:bCs/>
          <w:sz w:val="24"/>
          <w:szCs w:val="24"/>
        </w:rPr>
        <w:t xml:space="preserve">. Sie verbindet mehrere Aspekte: Jeder Vertrag wird </w:t>
      </w:r>
      <w:r w:rsidRPr="00BC13FF">
        <w:rPr>
          <w:rFonts w:ascii="Arial" w:hAnsi="Arial" w:cs="Arial"/>
          <w:b/>
          <w:bCs/>
          <w:sz w:val="24"/>
          <w:szCs w:val="24"/>
        </w:rPr>
        <w:t>einem Kunden zugeordnet</w:t>
      </w:r>
      <w:r w:rsidRPr="00BC13FF">
        <w:rPr>
          <w:rFonts w:ascii="Arial" w:hAnsi="Arial" w:cs="Arial"/>
          <w:bCs/>
          <w:sz w:val="24"/>
          <w:szCs w:val="24"/>
        </w:rPr>
        <w:t xml:space="preserve">, enthält Informationen wie Beginn, Ende, Preis sowie die zugehörige </w:t>
      </w:r>
      <w:r w:rsidRPr="00BC13FF">
        <w:rPr>
          <w:rFonts w:ascii="Arial" w:hAnsi="Arial" w:cs="Arial"/>
          <w:b/>
          <w:bCs/>
          <w:sz w:val="24"/>
          <w:szCs w:val="24"/>
        </w:rPr>
        <w:t>Versicherungssparte</w:t>
      </w:r>
      <w:r w:rsidRPr="00BC13FF">
        <w:rPr>
          <w:rFonts w:ascii="Arial" w:hAnsi="Arial" w:cs="Arial"/>
          <w:bCs/>
          <w:sz w:val="24"/>
          <w:szCs w:val="24"/>
        </w:rPr>
        <w:t xml:space="preserve"> und den </w:t>
      </w:r>
      <w:r w:rsidRPr="00BC13FF">
        <w:rPr>
          <w:rFonts w:ascii="Arial" w:hAnsi="Arial" w:cs="Arial"/>
          <w:b/>
          <w:bCs/>
          <w:sz w:val="24"/>
          <w:szCs w:val="24"/>
        </w:rPr>
        <w:t>bearbeitenden Mitarbeiter</w:t>
      </w:r>
      <w:r w:rsidRPr="00BC13FF">
        <w:rPr>
          <w:rFonts w:ascii="Arial" w:hAnsi="Arial" w:cs="Arial"/>
          <w:bCs/>
          <w:sz w:val="24"/>
          <w:szCs w:val="24"/>
        </w:rPr>
        <w:t>. Diese Kombination macht es möglich, Auswertungen durchzuführen wie: „Wie viele Verträge hat ein Mitarbeiter aktuell?“ oder „Welche Sparten sind am häufigsten?“</w:t>
      </w:r>
    </w:p>
    <w:p w14:paraId="60A6E870" w14:textId="77777777" w:rsidR="00E369C6" w:rsidRPr="00BC13FF" w:rsidRDefault="00E369C6" w:rsidP="00BC13FF">
      <w:pPr>
        <w:rPr>
          <w:rFonts w:ascii="Arial" w:hAnsi="Arial" w:cs="Arial"/>
          <w:bCs/>
          <w:sz w:val="24"/>
          <w:szCs w:val="24"/>
        </w:rPr>
      </w:pPr>
      <w:r w:rsidRPr="00BC13FF">
        <w:rPr>
          <w:rFonts w:ascii="Arial" w:hAnsi="Arial" w:cs="Arial"/>
          <w:b/>
          <w:bCs/>
          <w:sz w:val="24"/>
          <w:szCs w:val="24"/>
        </w:rPr>
        <w:t>Mitarbeiter</w:t>
      </w:r>
      <w:r w:rsidRPr="00BC13FF">
        <w:rPr>
          <w:rFonts w:ascii="Arial" w:hAnsi="Arial" w:cs="Arial"/>
          <w:bCs/>
          <w:sz w:val="24"/>
          <w:szCs w:val="24"/>
        </w:rPr>
        <w:t xml:space="preserve"> sind in der Datenbank nicht direkt mit einem Login verknüpft, sondern über die separate Tabelle </w:t>
      </w:r>
      <w:r w:rsidRPr="00BC13FF">
        <w:rPr>
          <w:rFonts w:ascii="Arial" w:hAnsi="Arial" w:cs="Arial"/>
          <w:b/>
          <w:bCs/>
          <w:sz w:val="24"/>
          <w:szCs w:val="24"/>
        </w:rPr>
        <w:t>Benutzer</w:t>
      </w:r>
      <w:r w:rsidRPr="00BC13FF">
        <w:rPr>
          <w:rFonts w:ascii="Arial" w:hAnsi="Arial" w:cs="Arial"/>
          <w:bCs/>
          <w:sz w:val="24"/>
          <w:szCs w:val="24"/>
        </w:rPr>
        <w:t>. Diese enthält die Zugangsdaten (Benutzername, PasswortHash) und ist über eine 1:1-Beziehung mit dem jeweiligen Mitarbeiter verknüpft. Damit wird technisch sichergestellt, dass nicht mehrere Benutzer denselben Mitarbeiter doppelt erfassen oder bearbeiten.</w:t>
      </w:r>
    </w:p>
    <w:p w14:paraId="7E3007BF" w14:textId="77777777" w:rsidR="00E369C6" w:rsidRPr="00BC13FF" w:rsidRDefault="00E369C6" w:rsidP="00BC13FF">
      <w:pPr>
        <w:rPr>
          <w:rFonts w:ascii="Arial" w:hAnsi="Arial" w:cs="Arial"/>
          <w:bCs/>
          <w:sz w:val="24"/>
          <w:szCs w:val="24"/>
        </w:rPr>
      </w:pPr>
      <w:r w:rsidRPr="00BC13FF">
        <w:rPr>
          <w:rFonts w:ascii="Arial" w:hAnsi="Arial" w:cs="Arial"/>
          <w:bCs/>
          <w:sz w:val="24"/>
          <w:szCs w:val="24"/>
        </w:rPr>
        <w:t xml:space="preserve">Die Tabelle </w:t>
      </w:r>
      <w:r w:rsidRPr="00BC13FF">
        <w:rPr>
          <w:rFonts w:ascii="Arial" w:hAnsi="Arial" w:cs="Arial"/>
          <w:b/>
          <w:bCs/>
          <w:sz w:val="24"/>
          <w:szCs w:val="24"/>
        </w:rPr>
        <w:t>Rolle</w:t>
      </w:r>
      <w:r w:rsidRPr="00BC13FF">
        <w:rPr>
          <w:rFonts w:ascii="Arial" w:hAnsi="Arial" w:cs="Arial"/>
          <w:bCs/>
          <w:sz w:val="24"/>
          <w:szCs w:val="24"/>
        </w:rPr>
        <w:t xml:space="preserve"> dient der </w:t>
      </w:r>
      <w:r w:rsidRPr="00BC13FF">
        <w:rPr>
          <w:rFonts w:ascii="Arial" w:hAnsi="Arial" w:cs="Arial"/>
          <w:b/>
          <w:bCs/>
          <w:sz w:val="24"/>
          <w:szCs w:val="24"/>
        </w:rPr>
        <w:t>Zugriffssteuerung</w:t>
      </w:r>
      <w:r w:rsidRPr="00BC13FF">
        <w:rPr>
          <w:rFonts w:ascii="Arial" w:hAnsi="Arial" w:cs="Arial"/>
          <w:bCs/>
          <w:sz w:val="24"/>
          <w:szCs w:val="24"/>
        </w:rPr>
        <w:t xml:space="preserve">. Jeder Benutzer besitzt genau eine Rolle, z. B. „Mitarbeiter“ oder „Administrator“. Die Rolle bestimmt, was der Benutzer im System sehen oder verändern darf. Ein Admin sieht </w:t>
      </w:r>
      <w:r w:rsidRPr="00BC13FF">
        <w:rPr>
          <w:rFonts w:ascii="Arial" w:hAnsi="Arial" w:cs="Arial"/>
          <w:b/>
          <w:bCs/>
          <w:sz w:val="24"/>
          <w:szCs w:val="24"/>
        </w:rPr>
        <w:t>alle Verträge und Kunden</w:t>
      </w:r>
      <w:r w:rsidRPr="00BC13FF">
        <w:rPr>
          <w:rFonts w:ascii="Arial" w:hAnsi="Arial" w:cs="Arial"/>
          <w:bCs/>
          <w:sz w:val="24"/>
          <w:szCs w:val="24"/>
        </w:rPr>
        <w:t>, während Mitarbeiter nur Zugriff auf die Verträge haben, die sie selbst betreuen.</w:t>
      </w:r>
    </w:p>
    <w:p w14:paraId="13A61C48" w14:textId="77777777" w:rsidR="00E369C6" w:rsidRPr="00BC13FF" w:rsidRDefault="00E369C6" w:rsidP="00BC13FF">
      <w:pPr>
        <w:rPr>
          <w:rFonts w:ascii="Arial" w:hAnsi="Arial" w:cs="Arial"/>
          <w:bCs/>
          <w:sz w:val="24"/>
          <w:szCs w:val="24"/>
        </w:rPr>
      </w:pPr>
      <w:r w:rsidRPr="00BC13FF">
        <w:rPr>
          <w:rFonts w:ascii="Arial" w:hAnsi="Arial" w:cs="Arial"/>
          <w:bCs/>
          <w:sz w:val="24"/>
          <w:szCs w:val="24"/>
        </w:rPr>
        <w:t xml:space="preserve">Die </w:t>
      </w:r>
      <w:r w:rsidRPr="00BC13FF">
        <w:rPr>
          <w:rFonts w:ascii="Arial" w:hAnsi="Arial" w:cs="Arial"/>
          <w:b/>
          <w:bCs/>
          <w:sz w:val="24"/>
          <w:szCs w:val="24"/>
        </w:rPr>
        <w:t>Login-Tabelle</w:t>
      </w:r>
      <w:r w:rsidRPr="00BC13FF">
        <w:rPr>
          <w:rFonts w:ascii="Arial" w:hAnsi="Arial" w:cs="Arial"/>
          <w:bCs/>
          <w:sz w:val="24"/>
          <w:szCs w:val="24"/>
        </w:rPr>
        <w:t xml:space="preserve"> dokumentiert jeden Anmeldeversuch – mit Zeitstempel und Angabe, ob der Login erfolgreich war. Dies ermöglicht z. B. Sicherheitsanalysen bei verdächtigen Aktivitäten oder Fehlerbehebungen bei Anmeldeproblemen. Ein Benutzer kann dabei viele Login-Versuche haben – diese Beziehung ist also 1:n.</w:t>
      </w:r>
    </w:p>
    <w:p w14:paraId="6697AD3A" w14:textId="77777777" w:rsidR="00E369C6" w:rsidRPr="00BC13FF" w:rsidRDefault="00E369C6" w:rsidP="00BC13FF">
      <w:pPr>
        <w:rPr>
          <w:rFonts w:ascii="Arial" w:hAnsi="Arial" w:cs="Arial"/>
          <w:bCs/>
          <w:sz w:val="24"/>
          <w:szCs w:val="24"/>
        </w:rPr>
      </w:pPr>
      <w:r w:rsidRPr="00BC13FF">
        <w:rPr>
          <w:rFonts w:ascii="Arial" w:hAnsi="Arial" w:cs="Arial"/>
          <w:bCs/>
          <w:sz w:val="24"/>
          <w:szCs w:val="24"/>
        </w:rPr>
        <w:t xml:space="preserve">Insgesamt ergibt sich ein Datenbankschema, das durch die gezielte Trennung von Benutzer, Mitarbeiter, Rollen und Logins </w:t>
      </w:r>
      <w:r w:rsidRPr="00BC13FF">
        <w:rPr>
          <w:rFonts w:ascii="Arial" w:hAnsi="Arial" w:cs="Arial"/>
          <w:b/>
          <w:bCs/>
          <w:sz w:val="24"/>
          <w:szCs w:val="24"/>
        </w:rPr>
        <w:t>sicher, nachvollziehbar und erweiterbar</w:t>
      </w:r>
      <w:r w:rsidRPr="00BC13FF">
        <w:rPr>
          <w:rFonts w:ascii="Arial" w:hAnsi="Arial" w:cs="Arial"/>
          <w:bCs/>
          <w:sz w:val="24"/>
          <w:szCs w:val="24"/>
        </w:rPr>
        <w:t xml:space="preserve"> bleibt. Jede Tabelle ist klar einem bestimmten Zweck zugeordnet, wodurch Redundanz vermieden und eine spätere Wartung erleichtert wird.</w:t>
      </w:r>
    </w:p>
    <w:p w14:paraId="63DD7750" w14:textId="77777777" w:rsidR="00E369C6" w:rsidRDefault="009E41E1" w:rsidP="00E30444">
      <w:pPr>
        <w:rPr>
          <w:rFonts w:ascii="Arial" w:hAnsi="Arial" w:cs="Arial"/>
          <w:bCs/>
          <w:sz w:val="24"/>
          <w:szCs w:val="24"/>
        </w:rPr>
      </w:pPr>
      <w:r>
        <w:rPr>
          <w:rFonts w:ascii="Arial" w:hAnsi="Arial" w:cs="Arial"/>
          <w:bCs/>
          <w:sz w:val="24"/>
          <w:szCs w:val="24"/>
        </w:rPr>
        <w:pict w14:anchorId="314E73DC">
          <v:rect id="_x0000_i1025" style="width:0;height:1.5pt" o:hralign="center" o:hrstd="t" o:hr="t" fillcolor="#a0a0a0" stroked="f"/>
        </w:pict>
      </w:r>
    </w:p>
    <w:p w14:paraId="423731D2" w14:textId="77777777" w:rsidR="00E369C6" w:rsidRPr="00A2473B" w:rsidRDefault="00E369C6" w:rsidP="00E30444">
      <w:pPr>
        <w:rPr>
          <w:rFonts w:ascii="Arial" w:hAnsi="Arial" w:cs="Arial"/>
          <w:bCs/>
          <w:sz w:val="24"/>
          <w:szCs w:val="24"/>
        </w:rPr>
      </w:pPr>
      <w:r>
        <w:rPr>
          <w:rFonts w:ascii="Arial" w:hAnsi="Arial" w:cs="Arial"/>
          <w:bCs/>
          <w:sz w:val="24"/>
          <w:szCs w:val="24"/>
        </w:rPr>
        <w:br w:type="page"/>
      </w:r>
    </w:p>
    <w:p w14:paraId="5A7F257F" w14:textId="76E2C767" w:rsidR="00E369C6" w:rsidRDefault="00E369C6" w:rsidP="00D016ED">
      <w:pPr>
        <w:pStyle w:val="berschrift2"/>
        <w:numPr>
          <w:ilvl w:val="1"/>
          <w:numId w:val="48"/>
        </w:numPr>
      </w:pPr>
      <w:bookmarkStart w:id="26" w:name="_Toc200012150"/>
      <w:r w:rsidRPr="00E30444">
        <w:t>Beziehungen im Frage-Antwort-Stil:</w:t>
      </w:r>
      <w:bookmarkEnd w:id="26"/>
    </w:p>
    <w:p w14:paraId="6D45C8EB" w14:textId="77777777" w:rsidR="00D016ED" w:rsidRPr="00D016ED" w:rsidRDefault="00D016ED" w:rsidP="00D016ED"/>
    <w:p w14:paraId="5ACE5BAB" w14:textId="77777777" w:rsidR="00E369C6" w:rsidRPr="00E30444" w:rsidRDefault="00E369C6" w:rsidP="00E369C6">
      <w:pPr>
        <w:numPr>
          <w:ilvl w:val="0"/>
          <w:numId w:val="47"/>
        </w:numPr>
        <w:rPr>
          <w:rFonts w:ascii="Arial" w:hAnsi="Arial" w:cs="Arial"/>
          <w:bCs/>
          <w:sz w:val="24"/>
          <w:szCs w:val="24"/>
        </w:rPr>
      </w:pPr>
      <w:r w:rsidRPr="00E30444">
        <w:rPr>
          <w:rFonts w:ascii="Arial" w:hAnsi="Arial" w:cs="Arial"/>
          <w:bCs/>
          <w:sz w:val="24"/>
          <w:szCs w:val="24"/>
        </w:rPr>
        <w:t xml:space="preserve">Frage: Wie viele Verträge hat ein Kunde? → </w:t>
      </w:r>
      <w:r w:rsidRPr="00E30444">
        <w:rPr>
          <w:rFonts w:ascii="Arial" w:hAnsi="Arial" w:cs="Arial"/>
          <w:bCs/>
          <w:i/>
          <w:iCs/>
          <w:sz w:val="24"/>
          <w:szCs w:val="24"/>
        </w:rPr>
        <w:t>Mehrere.</w:t>
      </w:r>
      <w:r w:rsidRPr="00E30444">
        <w:rPr>
          <w:rFonts w:ascii="Arial" w:hAnsi="Arial" w:cs="Arial"/>
          <w:bCs/>
          <w:sz w:val="24"/>
          <w:szCs w:val="24"/>
        </w:rPr>
        <w:br/>
        <w:t xml:space="preserve">Gegenfrage: Wie viele Kunden gehören zu einem Vertrag? → </w:t>
      </w:r>
      <w:r w:rsidRPr="00E30444">
        <w:rPr>
          <w:rFonts w:ascii="Arial" w:hAnsi="Arial" w:cs="Arial"/>
          <w:bCs/>
          <w:i/>
          <w:iCs/>
          <w:sz w:val="24"/>
          <w:szCs w:val="24"/>
        </w:rPr>
        <w:t>Einer.</w:t>
      </w:r>
    </w:p>
    <w:p w14:paraId="399F837E" w14:textId="77777777" w:rsidR="00E369C6" w:rsidRPr="00E30444" w:rsidRDefault="00E369C6" w:rsidP="00E369C6">
      <w:pPr>
        <w:numPr>
          <w:ilvl w:val="0"/>
          <w:numId w:val="47"/>
        </w:numPr>
        <w:rPr>
          <w:rFonts w:ascii="Arial" w:hAnsi="Arial" w:cs="Arial"/>
          <w:bCs/>
          <w:sz w:val="24"/>
          <w:szCs w:val="24"/>
        </w:rPr>
      </w:pPr>
      <w:r w:rsidRPr="00E30444">
        <w:rPr>
          <w:rFonts w:ascii="Arial" w:hAnsi="Arial" w:cs="Arial"/>
          <w:bCs/>
          <w:sz w:val="24"/>
          <w:szCs w:val="24"/>
        </w:rPr>
        <w:t xml:space="preserve">Frage: Wie viele Verträge bearbeitet ein Mitarbeiter? → </w:t>
      </w:r>
      <w:r w:rsidRPr="00E30444">
        <w:rPr>
          <w:rFonts w:ascii="Arial" w:hAnsi="Arial" w:cs="Arial"/>
          <w:bCs/>
          <w:i/>
          <w:iCs/>
          <w:sz w:val="24"/>
          <w:szCs w:val="24"/>
        </w:rPr>
        <w:t>Mehrere.</w:t>
      </w:r>
      <w:r w:rsidRPr="00E30444">
        <w:rPr>
          <w:rFonts w:ascii="Arial" w:hAnsi="Arial" w:cs="Arial"/>
          <w:bCs/>
          <w:sz w:val="24"/>
          <w:szCs w:val="24"/>
        </w:rPr>
        <w:br/>
        <w:t xml:space="preserve">Gegenfrage: Wie viele Mitarbeiter bearbeiten einen Vertrag? → </w:t>
      </w:r>
      <w:r w:rsidRPr="00E30444">
        <w:rPr>
          <w:rFonts w:ascii="Arial" w:hAnsi="Arial" w:cs="Arial"/>
          <w:bCs/>
          <w:i/>
          <w:iCs/>
          <w:sz w:val="24"/>
          <w:szCs w:val="24"/>
        </w:rPr>
        <w:t>Einer.</w:t>
      </w:r>
    </w:p>
    <w:p w14:paraId="3784407B" w14:textId="77777777" w:rsidR="00E369C6" w:rsidRPr="00E30444" w:rsidRDefault="00E369C6" w:rsidP="00E369C6">
      <w:pPr>
        <w:numPr>
          <w:ilvl w:val="0"/>
          <w:numId w:val="47"/>
        </w:numPr>
        <w:rPr>
          <w:rFonts w:ascii="Arial" w:hAnsi="Arial" w:cs="Arial"/>
          <w:bCs/>
          <w:sz w:val="24"/>
          <w:szCs w:val="24"/>
        </w:rPr>
      </w:pPr>
      <w:r w:rsidRPr="00E30444">
        <w:rPr>
          <w:rFonts w:ascii="Arial" w:hAnsi="Arial" w:cs="Arial"/>
          <w:bCs/>
          <w:sz w:val="24"/>
          <w:szCs w:val="24"/>
        </w:rPr>
        <w:t xml:space="preserve">Frage: Wie viele Verträge gehören zu einer Sparte? → </w:t>
      </w:r>
      <w:r w:rsidRPr="00E30444">
        <w:rPr>
          <w:rFonts w:ascii="Arial" w:hAnsi="Arial" w:cs="Arial"/>
          <w:bCs/>
          <w:i/>
          <w:iCs/>
          <w:sz w:val="24"/>
          <w:szCs w:val="24"/>
        </w:rPr>
        <w:t>Mehrere.</w:t>
      </w:r>
      <w:r w:rsidRPr="00E30444">
        <w:rPr>
          <w:rFonts w:ascii="Arial" w:hAnsi="Arial" w:cs="Arial"/>
          <w:bCs/>
          <w:sz w:val="24"/>
          <w:szCs w:val="24"/>
        </w:rPr>
        <w:br/>
        <w:t xml:space="preserve">Gegenfrage: Wie viele Sparten hat ein Vertrag? → </w:t>
      </w:r>
      <w:r w:rsidRPr="00E30444">
        <w:rPr>
          <w:rFonts w:ascii="Arial" w:hAnsi="Arial" w:cs="Arial"/>
          <w:bCs/>
          <w:i/>
          <w:iCs/>
          <w:sz w:val="24"/>
          <w:szCs w:val="24"/>
        </w:rPr>
        <w:t>Eine.</w:t>
      </w:r>
    </w:p>
    <w:p w14:paraId="67AA8200" w14:textId="77777777" w:rsidR="00E369C6" w:rsidRPr="00E30444" w:rsidRDefault="00E369C6" w:rsidP="00E369C6">
      <w:pPr>
        <w:numPr>
          <w:ilvl w:val="0"/>
          <w:numId w:val="47"/>
        </w:numPr>
        <w:rPr>
          <w:rFonts w:ascii="Arial" w:hAnsi="Arial" w:cs="Arial"/>
          <w:bCs/>
          <w:sz w:val="24"/>
          <w:szCs w:val="24"/>
        </w:rPr>
      </w:pPr>
      <w:r w:rsidRPr="00E30444">
        <w:rPr>
          <w:rFonts w:ascii="Arial" w:hAnsi="Arial" w:cs="Arial"/>
          <w:bCs/>
          <w:sz w:val="24"/>
          <w:szCs w:val="24"/>
        </w:rPr>
        <w:t xml:space="preserve">Frage: Wie viele Kunden wohnen in einem Ort? → </w:t>
      </w:r>
      <w:r w:rsidRPr="00E30444">
        <w:rPr>
          <w:rFonts w:ascii="Arial" w:hAnsi="Arial" w:cs="Arial"/>
          <w:bCs/>
          <w:i/>
          <w:iCs/>
          <w:sz w:val="24"/>
          <w:szCs w:val="24"/>
        </w:rPr>
        <w:t>Mehrere.</w:t>
      </w:r>
      <w:r w:rsidRPr="00E30444">
        <w:rPr>
          <w:rFonts w:ascii="Arial" w:hAnsi="Arial" w:cs="Arial"/>
          <w:bCs/>
          <w:sz w:val="24"/>
          <w:szCs w:val="24"/>
        </w:rPr>
        <w:br/>
        <w:t xml:space="preserve">Gegenfrage: In wie vielen Orten wohnt ein Kunde? → </w:t>
      </w:r>
      <w:r w:rsidRPr="00E30444">
        <w:rPr>
          <w:rFonts w:ascii="Arial" w:hAnsi="Arial" w:cs="Arial"/>
          <w:bCs/>
          <w:i/>
          <w:iCs/>
          <w:sz w:val="24"/>
          <w:szCs w:val="24"/>
        </w:rPr>
        <w:t>Einem.</w:t>
      </w:r>
    </w:p>
    <w:p w14:paraId="134A399B" w14:textId="77777777" w:rsidR="00E369C6" w:rsidRPr="00E30444" w:rsidRDefault="00E369C6" w:rsidP="00E369C6">
      <w:pPr>
        <w:numPr>
          <w:ilvl w:val="0"/>
          <w:numId w:val="47"/>
        </w:numPr>
        <w:rPr>
          <w:rFonts w:ascii="Arial" w:hAnsi="Arial" w:cs="Arial"/>
          <w:bCs/>
          <w:sz w:val="24"/>
          <w:szCs w:val="24"/>
        </w:rPr>
      </w:pPr>
      <w:r w:rsidRPr="00E30444">
        <w:rPr>
          <w:rFonts w:ascii="Arial" w:hAnsi="Arial" w:cs="Arial"/>
          <w:bCs/>
          <w:sz w:val="24"/>
          <w:szCs w:val="24"/>
        </w:rPr>
        <w:t xml:space="preserve">Frage: Wie viele Mitarbeiter haben dieselbe Anrede? → </w:t>
      </w:r>
      <w:r w:rsidRPr="00E30444">
        <w:rPr>
          <w:rFonts w:ascii="Arial" w:hAnsi="Arial" w:cs="Arial"/>
          <w:bCs/>
          <w:i/>
          <w:iCs/>
          <w:sz w:val="24"/>
          <w:szCs w:val="24"/>
        </w:rPr>
        <w:t>Mehrere.</w:t>
      </w:r>
      <w:r w:rsidRPr="00E30444">
        <w:rPr>
          <w:rFonts w:ascii="Arial" w:hAnsi="Arial" w:cs="Arial"/>
          <w:bCs/>
          <w:sz w:val="24"/>
          <w:szCs w:val="24"/>
        </w:rPr>
        <w:br/>
        <w:t xml:space="preserve">Gegenfrage: Wie viele Anreden hat ein Mitarbeiter? → </w:t>
      </w:r>
      <w:r w:rsidRPr="00E30444">
        <w:rPr>
          <w:rFonts w:ascii="Arial" w:hAnsi="Arial" w:cs="Arial"/>
          <w:bCs/>
          <w:i/>
          <w:iCs/>
          <w:sz w:val="24"/>
          <w:szCs w:val="24"/>
        </w:rPr>
        <w:t>Eine.</w:t>
      </w:r>
    </w:p>
    <w:p w14:paraId="2190AF99" w14:textId="77777777" w:rsidR="00E369C6" w:rsidRPr="00E30444" w:rsidRDefault="00E369C6" w:rsidP="00E369C6">
      <w:pPr>
        <w:numPr>
          <w:ilvl w:val="0"/>
          <w:numId w:val="47"/>
        </w:numPr>
        <w:rPr>
          <w:rFonts w:ascii="Arial" w:hAnsi="Arial" w:cs="Arial"/>
          <w:bCs/>
          <w:sz w:val="24"/>
          <w:szCs w:val="24"/>
        </w:rPr>
      </w:pPr>
      <w:r w:rsidRPr="00E30444">
        <w:rPr>
          <w:rFonts w:ascii="Arial" w:hAnsi="Arial" w:cs="Arial"/>
          <w:bCs/>
          <w:sz w:val="24"/>
          <w:szCs w:val="24"/>
        </w:rPr>
        <w:t xml:space="preserve">Frage: Wie viele Kunden haben dieselbe Anrede? → </w:t>
      </w:r>
      <w:r w:rsidRPr="00E30444">
        <w:rPr>
          <w:rFonts w:ascii="Arial" w:hAnsi="Arial" w:cs="Arial"/>
          <w:bCs/>
          <w:i/>
          <w:iCs/>
          <w:sz w:val="24"/>
          <w:szCs w:val="24"/>
        </w:rPr>
        <w:t>Mehrere.</w:t>
      </w:r>
      <w:r w:rsidRPr="00E30444">
        <w:rPr>
          <w:rFonts w:ascii="Arial" w:hAnsi="Arial" w:cs="Arial"/>
          <w:bCs/>
          <w:sz w:val="24"/>
          <w:szCs w:val="24"/>
        </w:rPr>
        <w:br/>
        <w:t xml:space="preserve">Gegenfrage: Wie viele Anreden hat ein Kunde? → </w:t>
      </w:r>
      <w:r w:rsidRPr="00E30444">
        <w:rPr>
          <w:rFonts w:ascii="Arial" w:hAnsi="Arial" w:cs="Arial"/>
          <w:bCs/>
          <w:i/>
          <w:iCs/>
          <w:sz w:val="24"/>
          <w:szCs w:val="24"/>
        </w:rPr>
        <w:t>Eine.</w:t>
      </w:r>
    </w:p>
    <w:p w14:paraId="46AD5494" w14:textId="77777777" w:rsidR="00E369C6" w:rsidRPr="00E30444" w:rsidRDefault="00E369C6" w:rsidP="00E369C6">
      <w:pPr>
        <w:numPr>
          <w:ilvl w:val="0"/>
          <w:numId w:val="47"/>
        </w:numPr>
        <w:rPr>
          <w:rFonts w:ascii="Arial" w:hAnsi="Arial" w:cs="Arial"/>
          <w:bCs/>
          <w:sz w:val="24"/>
          <w:szCs w:val="24"/>
        </w:rPr>
      </w:pPr>
      <w:r w:rsidRPr="00E30444">
        <w:rPr>
          <w:rFonts w:ascii="Arial" w:hAnsi="Arial" w:cs="Arial"/>
          <w:bCs/>
          <w:sz w:val="24"/>
          <w:szCs w:val="24"/>
        </w:rPr>
        <w:t xml:space="preserve">Frage: Wie viele Benutzerkonten gehören zu einem Mitarbeiter? → </w:t>
      </w:r>
      <w:r w:rsidRPr="00E30444">
        <w:rPr>
          <w:rFonts w:ascii="Arial" w:hAnsi="Arial" w:cs="Arial"/>
          <w:bCs/>
          <w:i/>
          <w:iCs/>
          <w:sz w:val="24"/>
          <w:szCs w:val="24"/>
        </w:rPr>
        <w:t>Eins.</w:t>
      </w:r>
      <w:r w:rsidRPr="00E30444">
        <w:rPr>
          <w:rFonts w:ascii="Arial" w:hAnsi="Arial" w:cs="Arial"/>
          <w:bCs/>
          <w:sz w:val="24"/>
          <w:szCs w:val="24"/>
        </w:rPr>
        <w:br/>
        <w:t xml:space="preserve">Gegenfrage: Wie viele Mitarbeiter gehören zu einem Benutzer? → </w:t>
      </w:r>
      <w:r w:rsidRPr="00E30444">
        <w:rPr>
          <w:rFonts w:ascii="Arial" w:hAnsi="Arial" w:cs="Arial"/>
          <w:bCs/>
          <w:i/>
          <w:iCs/>
          <w:sz w:val="24"/>
          <w:szCs w:val="24"/>
        </w:rPr>
        <w:t>Einer.</w:t>
      </w:r>
    </w:p>
    <w:p w14:paraId="02927CFF" w14:textId="77777777" w:rsidR="00E369C6" w:rsidRPr="00E30444" w:rsidRDefault="00E369C6" w:rsidP="00E369C6">
      <w:pPr>
        <w:numPr>
          <w:ilvl w:val="0"/>
          <w:numId w:val="47"/>
        </w:numPr>
        <w:rPr>
          <w:rFonts w:ascii="Arial" w:hAnsi="Arial" w:cs="Arial"/>
          <w:bCs/>
          <w:sz w:val="24"/>
          <w:szCs w:val="24"/>
        </w:rPr>
      </w:pPr>
      <w:r w:rsidRPr="00E30444">
        <w:rPr>
          <w:rFonts w:ascii="Arial" w:hAnsi="Arial" w:cs="Arial"/>
          <w:bCs/>
          <w:sz w:val="24"/>
          <w:szCs w:val="24"/>
        </w:rPr>
        <w:t xml:space="preserve">Frage: Wie viele Benutzer haben dieselbe Rolle? → </w:t>
      </w:r>
      <w:r w:rsidRPr="00E30444">
        <w:rPr>
          <w:rFonts w:ascii="Arial" w:hAnsi="Arial" w:cs="Arial"/>
          <w:bCs/>
          <w:i/>
          <w:iCs/>
          <w:sz w:val="24"/>
          <w:szCs w:val="24"/>
        </w:rPr>
        <w:t>Mehrere.</w:t>
      </w:r>
      <w:r w:rsidRPr="00E30444">
        <w:rPr>
          <w:rFonts w:ascii="Arial" w:hAnsi="Arial" w:cs="Arial"/>
          <w:bCs/>
          <w:sz w:val="24"/>
          <w:szCs w:val="24"/>
        </w:rPr>
        <w:br/>
        <w:t xml:space="preserve">Gegenfrage: Wie viele Rollen hat ein Benutzer? → </w:t>
      </w:r>
      <w:r w:rsidRPr="00E30444">
        <w:rPr>
          <w:rFonts w:ascii="Arial" w:hAnsi="Arial" w:cs="Arial"/>
          <w:bCs/>
          <w:i/>
          <w:iCs/>
          <w:sz w:val="24"/>
          <w:szCs w:val="24"/>
        </w:rPr>
        <w:t>Eine.</w:t>
      </w:r>
    </w:p>
    <w:p w14:paraId="48D20433" w14:textId="77777777" w:rsidR="00E369C6" w:rsidRPr="00E30444" w:rsidRDefault="00E369C6" w:rsidP="00E369C6">
      <w:pPr>
        <w:numPr>
          <w:ilvl w:val="0"/>
          <w:numId w:val="47"/>
        </w:numPr>
        <w:rPr>
          <w:rFonts w:ascii="Arial" w:hAnsi="Arial" w:cs="Arial"/>
          <w:bCs/>
          <w:sz w:val="24"/>
          <w:szCs w:val="24"/>
        </w:rPr>
      </w:pPr>
      <w:r w:rsidRPr="00E30444">
        <w:rPr>
          <w:rFonts w:ascii="Arial" w:hAnsi="Arial" w:cs="Arial"/>
          <w:bCs/>
          <w:sz w:val="24"/>
          <w:szCs w:val="24"/>
        </w:rPr>
        <w:t xml:space="preserve">Frage: Wie viele Logins gehören zu einem Benutzer? → </w:t>
      </w:r>
      <w:r w:rsidRPr="00E30444">
        <w:rPr>
          <w:rFonts w:ascii="Arial" w:hAnsi="Arial" w:cs="Arial"/>
          <w:bCs/>
          <w:i/>
          <w:iCs/>
          <w:sz w:val="24"/>
          <w:szCs w:val="24"/>
        </w:rPr>
        <w:t>Mehrere.</w:t>
      </w:r>
      <w:r w:rsidRPr="00E30444">
        <w:rPr>
          <w:rFonts w:ascii="Arial" w:hAnsi="Arial" w:cs="Arial"/>
          <w:bCs/>
          <w:sz w:val="24"/>
          <w:szCs w:val="24"/>
        </w:rPr>
        <w:br/>
        <w:t xml:space="preserve">Gegenfrage: Wie viele Benutzer gehören zu einem Login? → </w:t>
      </w:r>
      <w:r w:rsidRPr="00E30444">
        <w:rPr>
          <w:rFonts w:ascii="Arial" w:hAnsi="Arial" w:cs="Arial"/>
          <w:bCs/>
          <w:i/>
          <w:iCs/>
          <w:sz w:val="24"/>
          <w:szCs w:val="24"/>
        </w:rPr>
        <w:t>Einer.</w:t>
      </w:r>
    </w:p>
    <w:p w14:paraId="1A09A29C" w14:textId="1ECB4090" w:rsidR="00E369C6" w:rsidRPr="00E30444" w:rsidRDefault="009053F1" w:rsidP="00E30444">
      <w:pPr>
        <w:rPr>
          <w:rFonts w:ascii="Arial" w:hAnsi="Arial" w:cs="Arial"/>
        </w:rPr>
      </w:pPr>
      <w:r>
        <w:rPr>
          <w:rFonts w:ascii="Arial" w:hAnsi="Arial" w:cs="Arial"/>
        </w:rPr>
        <w:br w:type="page"/>
      </w:r>
    </w:p>
    <w:p w14:paraId="31E8B399" w14:textId="221A9C03" w:rsidR="0018075C" w:rsidRDefault="00801E8D" w:rsidP="00B43F54">
      <w:pPr>
        <w:pStyle w:val="berschrift1"/>
        <w:numPr>
          <w:ilvl w:val="0"/>
          <w:numId w:val="5"/>
        </w:numPr>
        <w:ind w:left="426" w:hanging="426"/>
      </w:pPr>
      <w:r>
        <w:t xml:space="preserve"> </w:t>
      </w:r>
      <w:bookmarkStart w:id="27" w:name="_Toc199919734"/>
      <w:bookmarkStart w:id="28" w:name="_Toc200012151"/>
      <w:r>
        <w:t>Unterschriebene eidessta</w:t>
      </w:r>
      <w:r w:rsidR="000249E3">
        <w:t>t</w:t>
      </w:r>
      <w:r>
        <w:t>tliche Erklärung</w:t>
      </w:r>
      <w:bookmarkEnd w:id="27"/>
      <w:bookmarkEnd w:id="28"/>
    </w:p>
    <w:p w14:paraId="0EC4A6F7" w14:textId="063A656F" w:rsidR="001B0244" w:rsidRDefault="00043A7A" w:rsidP="00B43F54">
      <w:pPr>
        <w:pStyle w:val="berschrift2"/>
        <w:numPr>
          <w:ilvl w:val="1"/>
          <w:numId w:val="49"/>
        </w:numPr>
        <w:ind w:left="1134" w:hanging="567"/>
      </w:pPr>
      <w:bookmarkStart w:id="29" w:name="_Toc199919735"/>
      <w:bookmarkStart w:id="30" w:name="_Toc200012152"/>
      <w:r>
        <w:t>Cristian</w:t>
      </w:r>
      <w:r w:rsidR="00E86338">
        <w:t xml:space="preserve"> Radici</w:t>
      </w:r>
      <w:bookmarkEnd w:id="29"/>
      <w:bookmarkEnd w:id="30"/>
    </w:p>
    <w:p w14:paraId="44FA7852" w14:textId="77777777" w:rsidR="00043A7A" w:rsidRPr="00043A7A" w:rsidRDefault="00043A7A" w:rsidP="00043A7A">
      <w:pPr>
        <w:pStyle w:val="Listenabsatz"/>
        <w:ind w:left="502"/>
      </w:pPr>
    </w:p>
    <w:p w14:paraId="66A75822" w14:textId="77777777" w:rsidR="00E67B44" w:rsidRDefault="00E67B44">
      <w:pPr>
        <w:spacing w:after="48"/>
        <w:ind w:left="176"/>
        <w:jc w:val="center"/>
      </w:pPr>
      <w:r>
        <w:rPr>
          <w:rFonts w:ascii="Times New Roman" w:eastAsia="Times New Roman" w:hAnsi="Times New Roman" w:cs="Times New Roman"/>
          <w:b/>
          <w:color w:val="355E91"/>
          <w:sz w:val="19"/>
        </w:rPr>
        <w:t>Eidesstattliche Erklärung</w:t>
      </w:r>
    </w:p>
    <w:p w14:paraId="3CECF5CE" w14:textId="77777777" w:rsidR="00E67B44" w:rsidRDefault="00E67B44">
      <w:pPr>
        <w:spacing w:after="0"/>
      </w:pPr>
      <w:r>
        <w:rPr>
          <w:sz w:val="25"/>
        </w:rPr>
        <w:t xml:space="preserve"> </w:t>
      </w:r>
    </w:p>
    <w:p w14:paraId="699EB76D" w14:textId="77777777" w:rsidR="00E67B44" w:rsidRDefault="00E67B44">
      <w:pPr>
        <w:spacing w:after="186"/>
        <w:ind w:left="-5"/>
      </w:pPr>
      <w:r>
        <w:t>Ich erkläre hiermit, dass ich, Cristian Radici, die Projektdokumentation ohne fremde Hilfe angefertigt, alle Zitate gekennzeichnet und die dazugehörigen Quellen angegeben habe.</w:t>
      </w:r>
    </w:p>
    <w:p w14:paraId="08EFB767" w14:textId="77777777" w:rsidR="00E67B44" w:rsidRDefault="00E67B44">
      <w:pPr>
        <w:ind w:left="-5"/>
      </w:pPr>
      <w:r>
        <w:t>Ort: Nürnberg</w:t>
      </w:r>
    </w:p>
    <w:p w14:paraId="6F5BA5FC" w14:textId="77777777" w:rsidR="00E67B44" w:rsidRDefault="00E67B44">
      <w:pPr>
        <w:spacing w:after="707"/>
        <w:ind w:left="-5"/>
      </w:pPr>
      <w:r>
        <w:t>Datum: 03.06.2025</w:t>
      </w:r>
    </w:p>
    <w:p w14:paraId="29FB9DE6" w14:textId="55C5E627" w:rsidR="00E67B44" w:rsidRDefault="00E67B44">
      <w:pPr>
        <w:ind w:left="-5"/>
      </w:pPr>
      <w:r>
        <w:rPr>
          <w:rFonts w:ascii="Calibri" w:eastAsia="Calibri" w:hAnsi="Calibri" w:cs="Calibri"/>
          <w:noProof/>
        </w:rPr>
        <mc:AlternateContent>
          <mc:Choice Requires="wpg">
            <w:drawing>
              <wp:anchor distT="0" distB="0" distL="114300" distR="114300" simplePos="0" relativeHeight="251658245" behindDoc="1" locked="0" layoutInCell="1" allowOverlap="1" wp14:anchorId="5A48CEB6" wp14:editId="362F094A">
                <wp:simplePos x="0" y="0"/>
                <wp:positionH relativeFrom="column">
                  <wp:posOffset>118525</wp:posOffset>
                </wp:positionH>
                <wp:positionV relativeFrom="paragraph">
                  <wp:posOffset>-82340</wp:posOffset>
                </wp:positionV>
                <wp:extent cx="1310343" cy="332952"/>
                <wp:effectExtent l="0" t="0" r="0" b="0"/>
                <wp:wrapNone/>
                <wp:docPr id="234" name="Group 234"/>
                <wp:cNvGraphicFramePr/>
                <a:graphic xmlns:a="http://schemas.openxmlformats.org/drawingml/2006/main">
                  <a:graphicData uri="http://schemas.microsoft.com/office/word/2010/wordprocessingGroup">
                    <wpg:wgp>
                      <wpg:cNvGrpSpPr/>
                      <wpg:grpSpPr>
                        <a:xfrm>
                          <a:off x="0" y="0"/>
                          <a:ext cx="1310343" cy="332952"/>
                          <a:chOff x="0" y="0"/>
                          <a:chExt cx="1310343" cy="332952"/>
                        </a:xfrm>
                      </wpg:grpSpPr>
                      <wps:wsp>
                        <wps:cNvPr id="23" name="Shape 23"/>
                        <wps:cNvSpPr/>
                        <wps:spPr>
                          <a:xfrm>
                            <a:off x="0" y="0"/>
                            <a:ext cx="1101459" cy="317984"/>
                          </a:xfrm>
                          <a:custGeom>
                            <a:avLst/>
                            <a:gdLst/>
                            <a:ahLst/>
                            <a:cxnLst/>
                            <a:rect l="0" t="0" r="0" b="0"/>
                            <a:pathLst>
                              <a:path w="1101459" h="317984">
                                <a:moveTo>
                                  <a:pt x="296227" y="7"/>
                                </a:moveTo>
                                <a:cubicBezTo>
                                  <a:pt x="298360" y="0"/>
                                  <a:pt x="300569" y="36"/>
                                  <a:pt x="302640" y="603"/>
                                </a:cubicBezTo>
                                <a:cubicBezTo>
                                  <a:pt x="305800" y="1470"/>
                                  <a:pt x="308534" y="3907"/>
                                  <a:pt x="308811" y="7333"/>
                                </a:cubicBezTo>
                                <a:cubicBezTo>
                                  <a:pt x="309043" y="10212"/>
                                  <a:pt x="307398" y="12690"/>
                                  <a:pt x="304951" y="14038"/>
                                </a:cubicBezTo>
                                <a:lnTo>
                                  <a:pt x="304950" y="14037"/>
                                </a:lnTo>
                                <a:lnTo>
                                  <a:pt x="299358" y="18484"/>
                                </a:lnTo>
                                <a:lnTo>
                                  <a:pt x="299358" y="18484"/>
                                </a:lnTo>
                                <a:cubicBezTo>
                                  <a:pt x="295369" y="21948"/>
                                  <a:pt x="291133" y="25433"/>
                                  <a:pt x="286338" y="27730"/>
                                </a:cubicBezTo>
                                <a:cubicBezTo>
                                  <a:pt x="284094" y="28805"/>
                                  <a:pt x="281404" y="27858"/>
                                  <a:pt x="280329" y="25614"/>
                                </a:cubicBezTo>
                                <a:cubicBezTo>
                                  <a:pt x="279254" y="23370"/>
                                  <a:pt x="280202" y="20678"/>
                                  <a:pt x="282446" y="19604"/>
                                </a:cubicBezTo>
                                <a:lnTo>
                                  <a:pt x="289349" y="14633"/>
                                </a:lnTo>
                                <a:lnTo>
                                  <a:pt x="288529" y="14691"/>
                                </a:lnTo>
                                <a:cubicBezTo>
                                  <a:pt x="279467" y="15530"/>
                                  <a:pt x="270530" y="18864"/>
                                  <a:pt x="262091" y="22069"/>
                                </a:cubicBezTo>
                                <a:cubicBezTo>
                                  <a:pt x="246378" y="28037"/>
                                  <a:pt x="231329" y="35804"/>
                                  <a:pt x="216538" y="43736"/>
                                </a:cubicBezTo>
                                <a:cubicBezTo>
                                  <a:pt x="194876" y="55354"/>
                                  <a:pt x="174234" y="68843"/>
                                  <a:pt x="154153" y="82990"/>
                                </a:cubicBezTo>
                                <a:cubicBezTo>
                                  <a:pt x="132727" y="98086"/>
                                  <a:pt x="111891" y="114060"/>
                                  <a:pt x="92129" y="131288"/>
                                </a:cubicBezTo>
                                <a:lnTo>
                                  <a:pt x="92129" y="131288"/>
                                </a:lnTo>
                                <a:cubicBezTo>
                                  <a:pt x="76205" y="145170"/>
                                  <a:pt x="61097" y="160315"/>
                                  <a:pt x="48763" y="177527"/>
                                </a:cubicBezTo>
                                <a:cubicBezTo>
                                  <a:pt x="39438" y="190540"/>
                                  <a:pt x="30907" y="204324"/>
                                  <a:pt x="24775" y="219153"/>
                                </a:cubicBezTo>
                                <a:cubicBezTo>
                                  <a:pt x="20451" y="229607"/>
                                  <a:pt x="17090" y="240833"/>
                                  <a:pt x="17018" y="252233"/>
                                </a:cubicBezTo>
                                <a:cubicBezTo>
                                  <a:pt x="16967" y="260390"/>
                                  <a:pt x="19883" y="267929"/>
                                  <a:pt x="25595" y="273777"/>
                                </a:cubicBezTo>
                                <a:lnTo>
                                  <a:pt x="25595" y="273777"/>
                                </a:lnTo>
                                <a:lnTo>
                                  <a:pt x="39413" y="283453"/>
                                </a:lnTo>
                                <a:cubicBezTo>
                                  <a:pt x="44521" y="285960"/>
                                  <a:pt x="49973" y="287844"/>
                                  <a:pt x="55294" y="289389"/>
                                </a:cubicBezTo>
                                <a:cubicBezTo>
                                  <a:pt x="72125" y="294276"/>
                                  <a:pt x="89642" y="296685"/>
                                  <a:pt x="107075" y="298116"/>
                                </a:cubicBezTo>
                                <a:lnTo>
                                  <a:pt x="107075" y="298116"/>
                                </a:lnTo>
                                <a:lnTo>
                                  <a:pt x="107075" y="298116"/>
                                </a:lnTo>
                                <a:lnTo>
                                  <a:pt x="107084" y="298116"/>
                                </a:lnTo>
                                <a:lnTo>
                                  <a:pt x="107084" y="298117"/>
                                </a:lnTo>
                                <a:lnTo>
                                  <a:pt x="178310" y="301150"/>
                                </a:lnTo>
                                <a:cubicBezTo>
                                  <a:pt x="207727" y="301516"/>
                                  <a:pt x="237152" y="300833"/>
                                  <a:pt x="266540" y="299521"/>
                                </a:cubicBezTo>
                                <a:cubicBezTo>
                                  <a:pt x="299867" y="298034"/>
                                  <a:pt x="333137" y="295373"/>
                                  <a:pt x="366305" y="291818"/>
                                </a:cubicBezTo>
                                <a:cubicBezTo>
                                  <a:pt x="402265" y="287966"/>
                                  <a:pt x="438149" y="283413"/>
                                  <a:pt x="473950" y="278293"/>
                                </a:cubicBezTo>
                                <a:cubicBezTo>
                                  <a:pt x="511479" y="272926"/>
                                  <a:pt x="549028" y="267688"/>
                                  <a:pt x="586592" y="262572"/>
                                </a:cubicBezTo>
                                <a:lnTo>
                                  <a:pt x="586592" y="262570"/>
                                </a:lnTo>
                                <a:cubicBezTo>
                                  <a:pt x="623422" y="257553"/>
                                  <a:pt x="660302" y="252900"/>
                                  <a:pt x="697234" y="248689"/>
                                </a:cubicBezTo>
                                <a:cubicBezTo>
                                  <a:pt x="731890" y="244737"/>
                                  <a:pt x="766599" y="241234"/>
                                  <a:pt x="801354" y="238278"/>
                                </a:cubicBezTo>
                                <a:cubicBezTo>
                                  <a:pt x="801360" y="238278"/>
                                  <a:pt x="801366" y="238278"/>
                                  <a:pt x="801373" y="238276"/>
                                </a:cubicBezTo>
                                <a:lnTo>
                                  <a:pt x="801373" y="238277"/>
                                </a:lnTo>
                                <a:lnTo>
                                  <a:pt x="897563" y="232098"/>
                                </a:lnTo>
                                <a:cubicBezTo>
                                  <a:pt x="897583" y="232096"/>
                                  <a:pt x="897602" y="232095"/>
                                  <a:pt x="897622" y="232095"/>
                                </a:cubicBezTo>
                                <a:lnTo>
                                  <a:pt x="897624" y="232096"/>
                                </a:lnTo>
                                <a:lnTo>
                                  <a:pt x="980467" y="230100"/>
                                </a:lnTo>
                                <a:cubicBezTo>
                                  <a:pt x="980482" y="230100"/>
                                  <a:pt x="980497" y="230100"/>
                                  <a:pt x="980511" y="230100"/>
                                </a:cubicBezTo>
                                <a:lnTo>
                                  <a:pt x="980513" y="230102"/>
                                </a:lnTo>
                                <a:lnTo>
                                  <a:pt x="1046534" y="232776"/>
                                </a:lnTo>
                                <a:cubicBezTo>
                                  <a:pt x="1064122" y="234485"/>
                                  <a:pt x="1081663" y="237079"/>
                                  <a:pt x="1098865" y="241160"/>
                                </a:cubicBezTo>
                                <a:cubicBezTo>
                                  <a:pt x="1100419" y="241529"/>
                                  <a:pt x="1101459" y="242988"/>
                                  <a:pt x="1101301" y="244575"/>
                                </a:cubicBezTo>
                                <a:cubicBezTo>
                                  <a:pt x="1101127" y="246327"/>
                                  <a:pt x="1099566" y="247606"/>
                                  <a:pt x="1097815" y="247432"/>
                                </a:cubicBezTo>
                                <a:cubicBezTo>
                                  <a:pt x="1080427" y="245704"/>
                                  <a:pt x="1063028" y="244091"/>
                                  <a:pt x="1045624" y="242540"/>
                                </a:cubicBezTo>
                                <a:cubicBezTo>
                                  <a:pt x="1023962" y="240609"/>
                                  <a:pt x="1002194" y="239925"/>
                                  <a:pt x="980450" y="239788"/>
                                </a:cubicBezTo>
                                <a:cubicBezTo>
                                  <a:pt x="952918" y="239615"/>
                                  <a:pt x="925383" y="240050"/>
                                  <a:pt x="897862" y="240807"/>
                                </a:cubicBezTo>
                                <a:cubicBezTo>
                                  <a:pt x="865867" y="241686"/>
                                  <a:pt x="833903" y="243537"/>
                                  <a:pt x="802000" y="246096"/>
                                </a:cubicBezTo>
                                <a:cubicBezTo>
                                  <a:pt x="767314" y="248878"/>
                                  <a:pt x="732685" y="252354"/>
                                  <a:pt x="698124" y="256399"/>
                                </a:cubicBezTo>
                                <a:cubicBezTo>
                                  <a:pt x="698121" y="256399"/>
                                  <a:pt x="698117" y="256399"/>
                                  <a:pt x="698113" y="256401"/>
                                </a:cubicBezTo>
                                <a:lnTo>
                                  <a:pt x="698113" y="256401"/>
                                </a:lnTo>
                                <a:lnTo>
                                  <a:pt x="587798" y="271064"/>
                                </a:lnTo>
                                <a:cubicBezTo>
                                  <a:pt x="550337" y="276603"/>
                                  <a:pt x="512928" y="282506"/>
                                  <a:pt x="475585" y="288797"/>
                                </a:cubicBezTo>
                                <a:cubicBezTo>
                                  <a:pt x="475542" y="288803"/>
                                  <a:pt x="475498" y="288811"/>
                                  <a:pt x="475455" y="288817"/>
                                </a:cubicBezTo>
                                <a:lnTo>
                                  <a:pt x="475454" y="288816"/>
                                </a:lnTo>
                                <a:lnTo>
                                  <a:pt x="367877" y="305003"/>
                                </a:lnTo>
                                <a:cubicBezTo>
                                  <a:pt x="367825" y="305010"/>
                                  <a:pt x="367772" y="305016"/>
                                  <a:pt x="367720" y="305021"/>
                                </a:cubicBezTo>
                                <a:lnTo>
                                  <a:pt x="367718" y="305020"/>
                                </a:lnTo>
                                <a:lnTo>
                                  <a:pt x="267427" y="315177"/>
                                </a:lnTo>
                                <a:cubicBezTo>
                                  <a:pt x="267364" y="315182"/>
                                  <a:pt x="267302" y="315185"/>
                                  <a:pt x="267239" y="315189"/>
                                </a:cubicBezTo>
                                <a:lnTo>
                                  <a:pt x="267224" y="315184"/>
                                </a:lnTo>
                                <a:lnTo>
                                  <a:pt x="178101" y="317984"/>
                                </a:lnTo>
                                <a:lnTo>
                                  <a:pt x="178101" y="317984"/>
                                </a:lnTo>
                                <a:lnTo>
                                  <a:pt x="178101" y="317984"/>
                                </a:lnTo>
                                <a:lnTo>
                                  <a:pt x="178101" y="317984"/>
                                </a:lnTo>
                                <a:lnTo>
                                  <a:pt x="178101" y="317984"/>
                                </a:lnTo>
                                <a:lnTo>
                                  <a:pt x="105691" y="314863"/>
                                </a:lnTo>
                                <a:cubicBezTo>
                                  <a:pt x="87150" y="313319"/>
                                  <a:pt x="68549" y="310721"/>
                                  <a:pt x="50626" y="305605"/>
                                </a:cubicBezTo>
                                <a:lnTo>
                                  <a:pt x="50626" y="305605"/>
                                </a:lnTo>
                                <a:lnTo>
                                  <a:pt x="50626" y="305605"/>
                                </a:lnTo>
                                <a:lnTo>
                                  <a:pt x="50625" y="305605"/>
                                </a:lnTo>
                                <a:lnTo>
                                  <a:pt x="50590" y="305594"/>
                                </a:lnTo>
                                <a:lnTo>
                                  <a:pt x="50585" y="305590"/>
                                </a:lnTo>
                                <a:lnTo>
                                  <a:pt x="30708" y="298006"/>
                                </a:lnTo>
                                <a:lnTo>
                                  <a:pt x="13451" y="285641"/>
                                </a:lnTo>
                                <a:lnTo>
                                  <a:pt x="13451" y="285642"/>
                                </a:lnTo>
                                <a:cubicBezTo>
                                  <a:pt x="4621" y="276605"/>
                                  <a:pt x="0" y="264648"/>
                                  <a:pt x="217" y="252037"/>
                                </a:cubicBezTo>
                                <a:lnTo>
                                  <a:pt x="217" y="252037"/>
                                </a:lnTo>
                                <a:cubicBezTo>
                                  <a:pt x="451" y="238388"/>
                                  <a:pt x="4812" y="225084"/>
                                  <a:pt x="10648" y="212864"/>
                                </a:cubicBezTo>
                                <a:lnTo>
                                  <a:pt x="10648" y="212864"/>
                                </a:lnTo>
                                <a:lnTo>
                                  <a:pt x="38438" y="169742"/>
                                </a:lnTo>
                                <a:lnTo>
                                  <a:pt x="38438" y="169742"/>
                                </a:lnTo>
                                <a:cubicBezTo>
                                  <a:pt x="52090" y="152521"/>
                                  <a:pt x="67588" y="136799"/>
                                  <a:pt x="83729" y="121918"/>
                                </a:cubicBezTo>
                                <a:cubicBezTo>
                                  <a:pt x="83772" y="121878"/>
                                  <a:pt x="83815" y="121839"/>
                                  <a:pt x="83859" y="121801"/>
                                </a:cubicBezTo>
                                <a:lnTo>
                                  <a:pt x="83873" y="121802"/>
                                </a:lnTo>
                                <a:lnTo>
                                  <a:pt x="146056" y="71601"/>
                                </a:lnTo>
                                <a:cubicBezTo>
                                  <a:pt x="146072" y="71589"/>
                                  <a:pt x="146088" y="71577"/>
                                  <a:pt x="146105" y="71566"/>
                                </a:cubicBezTo>
                                <a:lnTo>
                                  <a:pt x="146110" y="71567"/>
                                </a:lnTo>
                                <a:lnTo>
                                  <a:pt x="209711" y="31043"/>
                                </a:lnTo>
                                <a:lnTo>
                                  <a:pt x="209711" y="31042"/>
                                </a:lnTo>
                                <a:lnTo>
                                  <a:pt x="209721" y="31037"/>
                                </a:lnTo>
                                <a:lnTo>
                                  <a:pt x="209726" y="31034"/>
                                </a:lnTo>
                                <a:lnTo>
                                  <a:pt x="209727" y="31034"/>
                                </a:lnTo>
                                <a:lnTo>
                                  <a:pt x="256946" y="8523"/>
                                </a:lnTo>
                                <a:cubicBezTo>
                                  <a:pt x="266650" y="4838"/>
                                  <a:pt x="276899" y="1214"/>
                                  <a:pt x="287330" y="426"/>
                                </a:cubicBezTo>
                                <a:cubicBezTo>
                                  <a:pt x="290289" y="202"/>
                                  <a:pt x="293258" y="17"/>
                                  <a:pt x="296227" y="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366166" y="64778"/>
                            <a:ext cx="20566" cy="238567"/>
                          </a:xfrm>
                          <a:custGeom>
                            <a:avLst/>
                            <a:gdLst/>
                            <a:ahLst/>
                            <a:cxnLst/>
                            <a:rect l="0" t="0" r="0" b="0"/>
                            <a:pathLst>
                              <a:path w="20566" h="238567">
                                <a:moveTo>
                                  <a:pt x="12053" y="0"/>
                                </a:moveTo>
                                <a:lnTo>
                                  <a:pt x="13545" y="350"/>
                                </a:lnTo>
                                <a:lnTo>
                                  <a:pt x="13623" y="292"/>
                                </a:lnTo>
                                <a:lnTo>
                                  <a:pt x="13916" y="438"/>
                                </a:lnTo>
                                <a:lnTo>
                                  <a:pt x="17526" y="1285"/>
                                </a:lnTo>
                                <a:lnTo>
                                  <a:pt x="18442" y="2679"/>
                                </a:lnTo>
                                <a:lnTo>
                                  <a:pt x="18698" y="2806"/>
                                </a:lnTo>
                                <a:lnTo>
                                  <a:pt x="18880" y="3347"/>
                                </a:lnTo>
                                <a:lnTo>
                                  <a:pt x="20376" y="5624"/>
                                </a:lnTo>
                                <a:cubicBezTo>
                                  <a:pt x="20565" y="6483"/>
                                  <a:pt x="20566" y="7311"/>
                                  <a:pt x="20508" y="8174"/>
                                </a:cubicBezTo>
                                <a:lnTo>
                                  <a:pt x="19857" y="17833"/>
                                </a:lnTo>
                                <a:lnTo>
                                  <a:pt x="18848" y="51410"/>
                                </a:lnTo>
                                <a:lnTo>
                                  <a:pt x="18654" y="51601"/>
                                </a:lnTo>
                                <a:lnTo>
                                  <a:pt x="18421" y="63156"/>
                                </a:lnTo>
                                <a:cubicBezTo>
                                  <a:pt x="18159" y="87060"/>
                                  <a:pt x="18204" y="110970"/>
                                  <a:pt x="18164" y="134874"/>
                                </a:cubicBezTo>
                                <a:cubicBezTo>
                                  <a:pt x="18126" y="158001"/>
                                  <a:pt x="18044" y="181127"/>
                                  <a:pt x="18101" y="204254"/>
                                </a:cubicBezTo>
                                <a:cubicBezTo>
                                  <a:pt x="18116" y="210406"/>
                                  <a:pt x="18135" y="216564"/>
                                  <a:pt x="18393" y="222712"/>
                                </a:cubicBezTo>
                                <a:cubicBezTo>
                                  <a:pt x="18544" y="226311"/>
                                  <a:pt x="18866" y="230468"/>
                                  <a:pt x="17523" y="233897"/>
                                </a:cubicBezTo>
                                <a:cubicBezTo>
                                  <a:pt x="17341" y="234358"/>
                                  <a:pt x="17110" y="234799"/>
                                  <a:pt x="16831" y="235209"/>
                                </a:cubicBezTo>
                                <a:lnTo>
                                  <a:pt x="16305" y="235309"/>
                                </a:lnTo>
                                <a:lnTo>
                                  <a:pt x="14158" y="237800"/>
                                </a:lnTo>
                                <a:cubicBezTo>
                                  <a:pt x="13657" y="238039"/>
                                  <a:pt x="13125" y="238204"/>
                                  <a:pt x="12576" y="238289"/>
                                </a:cubicBezTo>
                                <a:cubicBezTo>
                                  <a:pt x="10796" y="238567"/>
                                  <a:pt x="9053" y="237965"/>
                                  <a:pt x="7594" y="236974"/>
                                </a:cubicBezTo>
                                <a:cubicBezTo>
                                  <a:pt x="3622" y="234276"/>
                                  <a:pt x="2546" y="228694"/>
                                  <a:pt x="1893" y="224272"/>
                                </a:cubicBezTo>
                                <a:cubicBezTo>
                                  <a:pt x="1851" y="223986"/>
                                  <a:pt x="1823" y="223696"/>
                                  <a:pt x="1811" y="223408"/>
                                </a:cubicBezTo>
                                <a:lnTo>
                                  <a:pt x="1827" y="223364"/>
                                </a:lnTo>
                                <a:lnTo>
                                  <a:pt x="465" y="204563"/>
                                </a:lnTo>
                                <a:lnTo>
                                  <a:pt x="465" y="204562"/>
                                </a:lnTo>
                                <a:lnTo>
                                  <a:pt x="465" y="204562"/>
                                </a:lnTo>
                                <a:lnTo>
                                  <a:pt x="465" y="204546"/>
                                </a:lnTo>
                                <a:lnTo>
                                  <a:pt x="460" y="204297"/>
                                </a:lnTo>
                                <a:lnTo>
                                  <a:pt x="463" y="204291"/>
                                </a:lnTo>
                                <a:lnTo>
                                  <a:pt x="0" y="134869"/>
                                </a:lnTo>
                                <a:cubicBezTo>
                                  <a:pt x="0" y="134861"/>
                                  <a:pt x="0" y="134852"/>
                                  <a:pt x="0" y="134845"/>
                                </a:cubicBezTo>
                                <a:lnTo>
                                  <a:pt x="0" y="134845"/>
                                </a:lnTo>
                                <a:lnTo>
                                  <a:pt x="104" y="62955"/>
                                </a:lnTo>
                                <a:cubicBezTo>
                                  <a:pt x="201" y="54080"/>
                                  <a:pt x="441" y="45202"/>
                                  <a:pt x="994" y="36344"/>
                                </a:cubicBezTo>
                                <a:lnTo>
                                  <a:pt x="994" y="36343"/>
                                </a:lnTo>
                                <a:lnTo>
                                  <a:pt x="3686" y="15767"/>
                                </a:lnTo>
                                <a:cubicBezTo>
                                  <a:pt x="4427" y="12521"/>
                                  <a:pt x="5169" y="9275"/>
                                  <a:pt x="5909" y="6029"/>
                                </a:cubicBezTo>
                                <a:cubicBezTo>
                                  <a:pt x="6599" y="3009"/>
                                  <a:pt x="8862" y="529"/>
                                  <a:pt x="12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289565" y="65368"/>
                            <a:ext cx="204355" cy="214372"/>
                          </a:xfrm>
                          <a:custGeom>
                            <a:avLst/>
                            <a:gdLst/>
                            <a:ahLst/>
                            <a:cxnLst/>
                            <a:rect l="0" t="0" r="0" b="0"/>
                            <a:pathLst>
                              <a:path w="204355" h="214372">
                                <a:moveTo>
                                  <a:pt x="69502" y="0"/>
                                </a:moveTo>
                                <a:cubicBezTo>
                                  <a:pt x="69538" y="0"/>
                                  <a:pt x="69574" y="1"/>
                                  <a:pt x="69610" y="2"/>
                                </a:cubicBezTo>
                                <a:lnTo>
                                  <a:pt x="69655" y="22"/>
                                </a:lnTo>
                                <a:lnTo>
                                  <a:pt x="101371" y="4697"/>
                                </a:lnTo>
                                <a:cubicBezTo>
                                  <a:pt x="101413" y="4709"/>
                                  <a:pt x="101454" y="4720"/>
                                  <a:pt x="101496" y="4733"/>
                                </a:cubicBezTo>
                                <a:lnTo>
                                  <a:pt x="101556" y="4781"/>
                                </a:lnTo>
                                <a:lnTo>
                                  <a:pt x="128975" y="17212"/>
                                </a:lnTo>
                                <a:cubicBezTo>
                                  <a:pt x="128982" y="17217"/>
                                  <a:pt x="128989" y="17222"/>
                                  <a:pt x="128996" y="17226"/>
                                </a:cubicBezTo>
                                <a:lnTo>
                                  <a:pt x="129008" y="17246"/>
                                </a:lnTo>
                                <a:lnTo>
                                  <a:pt x="147275" y="35956"/>
                                </a:lnTo>
                                <a:lnTo>
                                  <a:pt x="147276" y="35961"/>
                                </a:lnTo>
                                <a:lnTo>
                                  <a:pt x="156318" y="58116"/>
                                </a:lnTo>
                                <a:cubicBezTo>
                                  <a:pt x="158126" y="66279"/>
                                  <a:pt x="158514" y="74704"/>
                                  <a:pt x="157873" y="83026"/>
                                </a:cubicBezTo>
                                <a:cubicBezTo>
                                  <a:pt x="157145" y="92453"/>
                                  <a:pt x="154368" y="101616"/>
                                  <a:pt x="150214" y="110086"/>
                                </a:cubicBezTo>
                                <a:cubicBezTo>
                                  <a:pt x="145925" y="118832"/>
                                  <a:pt x="140875" y="127197"/>
                                  <a:pt x="135254" y="135150"/>
                                </a:cubicBezTo>
                                <a:cubicBezTo>
                                  <a:pt x="135224" y="135193"/>
                                  <a:pt x="135193" y="135234"/>
                                  <a:pt x="135163" y="135277"/>
                                </a:cubicBezTo>
                                <a:lnTo>
                                  <a:pt x="135160" y="135277"/>
                                </a:lnTo>
                                <a:lnTo>
                                  <a:pt x="119409" y="156642"/>
                                </a:lnTo>
                                <a:lnTo>
                                  <a:pt x="110166" y="169790"/>
                                </a:lnTo>
                                <a:lnTo>
                                  <a:pt x="110793" y="170005"/>
                                </a:lnTo>
                                <a:cubicBezTo>
                                  <a:pt x="116675" y="171595"/>
                                  <a:pt x="122652" y="172842"/>
                                  <a:pt x="128634" y="173994"/>
                                </a:cubicBezTo>
                                <a:cubicBezTo>
                                  <a:pt x="137182" y="175641"/>
                                  <a:pt x="145588" y="177983"/>
                                  <a:pt x="153855" y="180701"/>
                                </a:cubicBezTo>
                                <a:lnTo>
                                  <a:pt x="153855" y="180699"/>
                                </a:lnTo>
                                <a:cubicBezTo>
                                  <a:pt x="163184" y="183766"/>
                                  <a:pt x="172230" y="187677"/>
                                  <a:pt x="180908" y="192268"/>
                                </a:cubicBezTo>
                                <a:cubicBezTo>
                                  <a:pt x="188381" y="196220"/>
                                  <a:pt x="195752" y="200563"/>
                                  <a:pt x="202339" y="205889"/>
                                </a:cubicBezTo>
                                <a:cubicBezTo>
                                  <a:pt x="203786" y="207058"/>
                                  <a:pt x="204355" y="209001"/>
                                  <a:pt x="203770" y="210765"/>
                                </a:cubicBezTo>
                                <a:cubicBezTo>
                                  <a:pt x="202994" y="213106"/>
                                  <a:pt x="200468" y="214372"/>
                                  <a:pt x="198128" y="213596"/>
                                </a:cubicBezTo>
                                <a:cubicBezTo>
                                  <a:pt x="190410" y="211034"/>
                                  <a:pt x="182724" y="208379"/>
                                  <a:pt x="175050" y="205698"/>
                                </a:cubicBezTo>
                                <a:cubicBezTo>
                                  <a:pt x="166423" y="202683"/>
                                  <a:pt x="157682" y="199984"/>
                                  <a:pt x="148843" y="197661"/>
                                </a:cubicBezTo>
                                <a:cubicBezTo>
                                  <a:pt x="140997" y="195600"/>
                                  <a:pt x="133098" y="193719"/>
                                  <a:pt x="125130" y="192185"/>
                                </a:cubicBezTo>
                                <a:cubicBezTo>
                                  <a:pt x="118700" y="190946"/>
                                  <a:pt x="112279" y="189596"/>
                                  <a:pt x="105957" y="187884"/>
                                </a:cubicBezTo>
                                <a:cubicBezTo>
                                  <a:pt x="100118" y="186303"/>
                                  <a:pt x="93596" y="183613"/>
                                  <a:pt x="91233" y="177540"/>
                                </a:cubicBezTo>
                                <a:cubicBezTo>
                                  <a:pt x="88996" y="171786"/>
                                  <a:pt x="91505" y="165844"/>
                                  <a:pt x="94824" y="161103"/>
                                </a:cubicBezTo>
                                <a:cubicBezTo>
                                  <a:pt x="98494" y="155858"/>
                                  <a:pt x="102785" y="151035"/>
                                  <a:pt x="107079" y="146298"/>
                                </a:cubicBezTo>
                                <a:cubicBezTo>
                                  <a:pt x="112807" y="139978"/>
                                  <a:pt x="118117" y="133284"/>
                                  <a:pt x="123183" y="126426"/>
                                </a:cubicBezTo>
                                <a:cubicBezTo>
                                  <a:pt x="128461" y="119282"/>
                                  <a:pt x="133136" y="111682"/>
                                  <a:pt x="136975" y="103669"/>
                                </a:cubicBezTo>
                                <a:cubicBezTo>
                                  <a:pt x="140244" y="96845"/>
                                  <a:pt x="142468" y="89489"/>
                                  <a:pt x="143010" y="81920"/>
                                </a:cubicBezTo>
                                <a:cubicBezTo>
                                  <a:pt x="143499" y="75090"/>
                                  <a:pt x="143155" y="68168"/>
                                  <a:pt x="141578" y="61489"/>
                                </a:cubicBezTo>
                                <a:cubicBezTo>
                                  <a:pt x="140120" y="55315"/>
                                  <a:pt x="137653" y="49408"/>
                                  <a:pt x="134303" y="44021"/>
                                </a:cubicBezTo>
                                <a:cubicBezTo>
                                  <a:pt x="130734" y="38280"/>
                                  <a:pt x="125744" y="33556"/>
                                  <a:pt x="120240" y="29688"/>
                                </a:cubicBezTo>
                                <a:lnTo>
                                  <a:pt x="120240" y="29688"/>
                                </a:lnTo>
                                <a:lnTo>
                                  <a:pt x="97238" y="19029"/>
                                </a:lnTo>
                                <a:cubicBezTo>
                                  <a:pt x="88107" y="16309"/>
                                  <a:pt x="78644" y="14734"/>
                                  <a:pt x="69120" y="14410"/>
                                </a:cubicBezTo>
                                <a:cubicBezTo>
                                  <a:pt x="60353" y="14112"/>
                                  <a:pt x="51542" y="14249"/>
                                  <a:pt x="42822" y="15256"/>
                                </a:cubicBezTo>
                                <a:lnTo>
                                  <a:pt x="24121" y="19296"/>
                                </a:lnTo>
                                <a:lnTo>
                                  <a:pt x="24121" y="19296"/>
                                </a:lnTo>
                                <a:cubicBezTo>
                                  <a:pt x="20254" y="20735"/>
                                  <a:pt x="16304" y="22325"/>
                                  <a:pt x="12872" y="24653"/>
                                </a:cubicBezTo>
                                <a:lnTo>
                                  <a:pt x="12872" y="24653"/>
                                </a:lnTo>
                                <a:lnTo>
                                  <a:pt x="12871" y="24653"/>
                                </a:lnTo>
                                <a:lnTo>
                                  <a:pt x="12871" y="24653"/>
                                </a:lnTo>
                                <a:lnTo>
                                  <a:pt x="10369" y="27350"/>
                                </a:lnTo>
                                <a:lnTo>
                                  <a:pt x="10356" y="30834"/>
                                </a:lnTo>
                                <a:lnTo>
                                  <a:pt x="13150" y="36992"/>
                                </a:lnTo>
                                <a:cubicBezTo>
                                  <a:pt x="14496" y="38972"/>
                                  <a:pt x="13982" y="41667"/>
                                  <a:pt x="12003" y="43012"/>
                                </a:cubicBezTo>
                                <a:cubicBezTo>
                                  <a:pt x="10024" y="44359"/>
                                  <a:pt x="7328" y="43845"/>
                                  <a:pt x="5983" y="41865"/>
                                </a:cubicBezTo>
                                <a:lnTo>
                                  <a:pt x="5982" y="41865"/>
                                </a:lnTo>
                                <a:lnTo>
                                  <a:pt x="1497" y="33473"/>
                                </a:lnTo>
                                <a:lnTo>
                                  <a:pt x="1467" y="33460"/>
                                </a:lnTo>
                                <a:lnTo>
                                  <a:pt x="1467" y="33460"/>
                                </a:lnTo>
                                <a:lnTo>
                                  <a:pt x="1452" y="33389"/>
                                </a:lnTo>
                                <a:lnTo>
                                  <a:pt x="1398" y="33288"/>
                                </a:lnTo>
                                <a:cubicBezTo>
                                  <a:pt x="1308" y="33046"/>
                                  <a:pt x="1238" y="32799"/>
                                  <a:pt x="1188" y="32546"/>
                                </a:cubicBezTo>
                                <a:lnTo>
                                  <a:pt x="1260" y="32440"/>
                                </a:lnTo>
                                <a:lnTo>
                                  <a:pt x="6" y="26266"/>
                                </a:lnTo>
                                <a:cubicBezTo>
                                  <a:pt x="0" y="25995"/>
                                  <a:pt x="15" y="25726"/>
                                  <a:pt x="51" y="25458"/>
                                </a:cubicBezTo>
                                <a:lnTo>
                                  <a:pt x="722" y="24946"/>
                                </a:lnTo>
                                <a:lnTo>
                                  <a:pt x="5829" y="15535"/>
                                </a:lnTo>
                                <a:lnTo>
                                  <a:pt x="5829" y="15534"/>
                                </a:lnTo>
                                <a:lnTo>
                                  <a:pt x="5830" y="15534"/>
                                </a:lnTo>
                                <a:lnTo>
                                  <a:pt x="6394" y="15098"/>
                                </a:lnTo>
                                <a:lnTo>
                                  <a:pt x="6512" y="15120"/>
                                </a:lnTo>
                                <a:lnTo>
                                  <a:pt x="19200" y="7432"/>
                                </a:lnTo>
                                <a:cubicBezTo>
                                  <a:pt x="19345" y="7366"/>
                                  <a:pt x="19493" y="7303"/>
                                  <a:pt x="19642" y="7249"/>
                                </a:cubicBezTo>
                                <a:lnTo>
                                  <a:pt x="19729" y="7289"/>
                                </a:lnTo>
                                <a:lnTo>
                                  <a:pt x="41041" y="1529"/>
                                </a:lnTo>
                                <a:cubicBezTo>
                                  <a:pt x="41106" y="1520"/>
                                  <a:pt x="41170" y="1512"/>
                                  <a:pt x="41234" y="1505"/>
                                </a:cubicBezTo>
                                <a:lnTo>
                                  <a:pt x="41251" y="1518"/>
                                </a:lnTo>
                                <a:lnTo>
                                  <a:pt x="695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486716" y="183259"/>
                            <a:ext cx="94663" cy="96642"/>
                          </a:xfrm>
                          <a:custGeom>
                            <a:avLst/>
                            <a:gdLst/>
                            <a:ahLst/>
                            <a:cxnLst/>
                            <a:rect l="0" t="0" r="0" b="0"/>
                            <a:pathLst>
                              <a:path w="94663" h="96642">
                                <a:moveTo>
                                  <a:pt x="25481" y="479"/>
                                </a:moveTo>
                                <a:cubicBezTo>
                                  <a:pt x="29320" y="0"/>
                                  <a:pt x="33241" y="259"/>
                                  <a:pt x="36956" y="1358"/>
                                </a:cubicBezTo>
                                <a:lnTo>
                                  <a:pt x="36956" y="1359"/>
                                </a:lnTo>
                                <a:lnTo>
                                  <a:pt x="36957" y="1359"/>
                                </a:lnTo>
                                <a:cubicBezTo>
                                  <a:pt x="40810" y="2499"/>
                                  <a:pt x="44286" y="4666"/>
                                  <a:pt x="47084" y="7543"/>
                                </a:cubicBezTo>
                                <a:cubicBezTo>
                                  <a:pt x="49784" y="10318"/>
                                  <a:pt x="51807" y="13683"/>
                                  <a:pt x="53129" y="17315"/>
                                </a:cubicBezTo>
                                <a:cubicBezTo>
                                  <a:pt x="54493" y="21059"/>
                                  <a:pt x="54935" y="25089"/>
                                  <a:pt x="54427" y="29041"/>
                                </a:cubicBezTo>
                                <a:cubicBezTo>
                                  <a:pt x="53997" y="32390"/>
                                  <a:pt x="53199" y="35691"/>
                                  <a:pt x="52019" y="38855"/>
                                </a:cubicBezTo>
                                <a:lnTo>
                                  <a:pt x="47220" y="47273"/>
                                </a:lnTo>
                                <a:lnTo>
                                  <a:pt x="47222" y="47294"/>
                                </a:lnTo>
                                <a:lnTo>
                                  <a:pt x="47200" y="47309"/>
                                </a:lnTo>
                                <a:lnTo>
                                  <a:pt x="47173" y="47356"/>
                                </a:lnTo>
                                <a:lnTo>
                                  <a:pt x="47118" y="47363"/>
                                </a:lnTo>
                                <a:lnTo>
                                  <a:pt x="36796" y="54237"/>
                                </a:lnTo>
                                <a:cubicBezTo>
                                  <a:pt x="34356" y="54727"/>
                                  <a:pt x="31981" y="53146"/>
                                  <a:pt x="31491" y="50706"/>
                                </a:cubicBezTo>
                                <a:cubicBezTo>
                                  <a:pt x="31001" y="48268"/>
                                  <a:pt x="32582" y="45893"/>
                                  <a:pt x="35022" y="45403"/>
                                </a:cubicBezTo>
                                <a:lnTo>
                                  <a:pt x="39696" y="41657"/>
                                </a:lnTo>
                                <a:lnTo>
                                  <a:pt x="42137" y="35862"/>
                                </a:lnTo>
                                <a:cubicBezTo>
                                  <a:pt x="42686" y="33524"/>
                                  <a:pt x="42855" y="31107"/>
                                  <a:pt x="42682" y="28713"/>
                                </a:cubicBezTo>
                                <a:cubicBezTo>
                                  <a:pt x="42539" y="26721"/>
                                  <a:pt x="41944" y="24794"/>
                                  <a:pt x="40930" y="23073"/>
                                </a:cubicBezTo>
                                <a:cubicBezTo>
                                  <a:pt x="39999" y="21495"/>
                                  <a:pt x="38792" y="20076"/>
                                  <a:pt x="37290" y="19017"/>
                                </a:cubicBezTo>
                                <a:cubicBezTo>
                                  <a:pt x="36154" y="18217"/>
                                  <a:pt x="34872" y="17654"/>
                                  <a:pt x="33491" y="17465"/>
                                </a:cubicBezTo>
                                <a:cubicBezTo>
                                  <a:pt x="31949" y="17254"/>
                                  <a:pt x="30386" y="17414"/>
                                  <a:pt x="28889" y="17819"/>
                                </a:cubicBezTo>
                                <a:lnTo>
                                  <a:pt x="28887" y="17820"/>
                                </a:lnTo>
                                <a:lnTo>
                                  <a:pt x="25613" y="20431"/>
                                </a:lnTo>
                                <a:cubicBezTo>
                                  <a:pt x="23589" y="22803"/>
                                  <a:pt x="22277" y="25736"/>
                                  <a:pt x="21294" y="28670"/>
                                </a:cubicBezTo>
                                <a:cubicBezTo>
                                  <a:pt x="21294" y="28670"/>
                                  <a:pt x="21294" y="28672"/>
                                  <a:pt x="21294" y="28672"/>
                                </a:cubicBezTo>
                                <a:lnTo>
                                  <a:pt x="21294" y="28672"/>
                                </a:lnTo>
                                <a:lnTo>
                                  <a:pt x="18633" y="41892"/>
                                </a:lnTo>
                                <a:cubicBezTo>
                                  <a:pt x="18174" y="46862"/>
                                  <a:pt x="18213" y="51874"/>
                                  <a:pt x="18743" y="56836"/>
                                </a:cubicBezTo>
                                <a:cubicBezTo>
                                  <a:pt x="19155" y="60718"/>
                                  <a:pt x="20409" y="64468"/>
                                  <a:pt x="22605" y="67707"/>
                                </a:cubicBezTo>
                                <a:cubicBezTo>
                                  <a:pt x="24813" y="70968"/>
                                  <a:pt x="27597" y="73823"/>
                                  <a:pt x="30904" y="75974"/>
                                </a:cubicBezTo>
                                <a:lnTo>
                                  <a:pt x="40781" y="79976"/>
                                </a:lnTo>
                                <a:lnTo>
                                  <a:pt x="48661" y="79644"/>
                                </a:lnTo>
                                <a:cubicBezTo>
                                  <a:pt x="50922" y="78846"/>
                                  <a:pt x="52578" y="76717"/>
                                  <a:pt x="53826" y="74778"/>
                                </a:cubicBezTo>
                                <a:lnTo>
                                  <a:pt x="58928" y="62598"/>
                                </a:lnTo>
                                <a:lnTo>
                                  <a:pt x="58889" y="62513"/>
                                </a:lnTo>
                                <a:cubicBezTo>
                                  <a:pt x="58858" y="62416"/>
                                  <a:pt x="58830" y="62316"/>
                                  <a:pt x="58805" y="62219"/>
                                </a:cubicBezTo>
                                <a:lnTo>
                                  <a:pt x="58820" y="62106"/>
                                </a:lnTo>
                                <a:lnTo>
                                  <a:pt x="56159" y="46500"/>
                                </a:lnTo>
                                <a:cubicBezTo>
                                  <a:pt x="56158" y="46455"/>
                                  <a:pt x="56156" y="46412"/>
                                  <a:pt x="56154" y="46368"/>
                                </a:cubicBezTo>
                                <a:lnTo>
                                  <a:pt x="56159" y="46355"/>
                                </a:lnTo>
                                <a:lnTo>
                                  <a:pt x="56142" y="33389"/>
                                </a:lnTo>
                                <a:lnTo>
                                  <a:pt x="56140" y="33389"/>
                                </a:lnTo>
                                <a:lnTo>
                                  <a:pt x="57757" y="28651"/>
                                </a:lnTo>
                                <a:lnTo>
                                  <a:pt x="57502" y="28049"/>
                                </a:lnTo>
                                <a:cubicBezTo>
                                  <a:pt x="57480" y="25436"/>
                                  <a:pt x="58456" y="22814"/>
                                  <a:pt x="60433" y="20804"/>
                                </a:cubicBezTo>
                                <a:cubicBezTo>
                                  <a:pt x="62747" y="18452"/>
                                  <a:pt x="65751" y="17347"/>
                                  <a:pt x="68750" y="17398"/>
                                </a:cubicBezTo>
                                <a:lnTo>
                                  <a:pt x="71550" y="18588"/>
                                </a:lnTo>
                                <a:lnTo>
                                  <a:pt x="71690" y="18560"/>
                                </a:lnTo>
                                <a:lnTo>
                                  <a:pt x="71839" y="18710"/>
                                </a:lnTo>
                                <a:lnTo>
                                  <a:pt x="77042" y="20922"/>
                                </a:lnTo>
                                <a:cubicBezTo>
                                  <a:pt x="80771" y="24607"/>
                                  <a:pt x="81116" y="29958"/>
                                  <a:pt x="80716" y="34879"/>
                                </a:cubicBezTo>
                                <a:cubicBezTo>
                                  <a:pt x="80343" y="39475"/>
                                  <a:pt x="79685" y="44050"/>
                                  <a:pt x="78963" y="48603"/>
                                </a:cubicBezTo>
                                <a:lnTo>
                                  <a:pt x="77842" y="53252"/>
                                </a:lnTo>
                                <a:lnTo>
                                  <a:pt x="78390" y="56956"/>
                                </a:lnTo>
                                <a:cubicBezTo>
                                  <a:pt x="79313" y="60391"/>
                                  <a:pt x="80528" y="63760"/>
                                  <a:pt x="82158" y="66928"/>
                                </a:cubicBezTo>
                                <a:lnTo>
                                  <a:pt x="86242" y="73653"/>
                                </a:lnTo>
                                <a:lnTo>
                                  <a:pt x="88930" y="75843"/>
                                </a:lnTo>
                                <a:cubicBezTo>
                                  <a:pt x="89121" y="75959"/>
                                  <a:pt x="89724" y="76274"/>
                                  <a:pt x="89790" y="76275"/>
                                </a:cubicBezTo>
                                <a:cubicBezTo>
                                  <a:pt x="91006" y="76291"/>
                                  <a:pt x="92160" y="76803"/>
                                  <a:pt x="92988" y="77692"/>
                                </a:cubicBezTo>
                                <a:cubicBezTo>
                                  <a:pt x="94663" y="79491"/>
                                  <a:pt x="94562" y="82305"/>
                                  <a:pt x="92763" y="83980"/>
                                </a:cubicBezTo>
                                <a:cubicBezTo>
                                  <a:pt x="90930" y="85687"/>
                                  <a:pt x="88605" y="86460"/>
                                  <a:pt x="86170" y="86681"/>
                                </a:cubicBezTo>
                                <a:lnTo>
                                  <a:pt x="80201" y="86176"/>
                                </a:lnTo>
                                <a:lnTo>
                                  <a:pt x="80044" y="86229"/>
                                </a:lnTo>
                                <a:lnTo>
                                  <a:pt x="79806" y="86143"/>
                                </a:lnTo>
                                <a:lnTo>
                                  <a:pt x="78922" y="86068"/>
                                </a:lnTo>
                                <a:lnTo>
                                  <a:pt x="77470" y="85295"/>
                                </a:lnTo>
                                <a:lnTo>
                                  <a:pt x="71669" y="83188"/>
                                </a:lnTo>
                                <a:lnTo>
                                  <a:pt x="68614" y="80022"/>
                                </a:lnTo>
                                <a:lnTo>
                                  <a:pt x="67192" y="83214"/>
                                </a:lnTo>
                                <a:cubicBezTo>
                                  <a:pt x="67168" y="83253"/>
                                  <a:pt x="67142" y="83293"/>
                                  <a:pt x="67118" y="83333"/>
                                </a:cubicBezTo>
                                <a:lnTo>
                                  <a:pt x="66874" y="83502"/>
                                </a:lnTo>
                                <a:lnTo>
                                  <a:pt x="54404" y="94778"/>
                                </a:lnTo>
                                <a:cubicBezTo>
                                  <a:pt x="54290" y="94823"/>
                                  <a:pt x="54173" y="94868"/>
                                  <a:pt x="54056" y="94910"/>
                                </a:cubicBezTo>
                                <a:lnTo>
                                  <a:pt x="53517" y="94881"/>
                                </a:lnTo>
                                <a:lnTo>
                                  <a:pt x="38440" y="96642"/>
                                </a:lnTo>
                                <a:cubicBezTo>
                                  <a:pt x="38282" y="96624"/>
                                  <a:pt x="38123" y="96603"/>
                                  <a:pt x="37965" y="96576"/>
                                </a:cubicBezTo>
                                <a:lnTo>
                                  <a:pt x="37625" y="96362"/>
                                </a:lnTo>
                                <a:lnTo>
                                  <a:pt x="21661" y="90886"/>
                                </a:lnTo>
                                <a:lnTo>
                                  <a:pt x="21654" y="90885"/>
                                </a:lnTo>
                                <a:lnTo>
                                  <a:pt x="21648" y="90881"/>
                                </a:lnTo>
                                <a:lnTo>
                                  <a:pt x="21336" y="90687"/>
                                </a:lnTo>
                                <a:lnTo>
                                  <a:pt x="21156" y="90425"/>
                                </a:lnTo>
                                <a:lnTo>
                                  <a:pt x="7775" y="78043"/>
                                </a:lnTo>
                                <a:lnTo>
                                  <a:pt x="7771" y="78040"/>
                                </a:lnTo>
                                <a:lnTo>
                                  <a:pt x="7770" y="78038"/>
                                </a:lnTo>
                                <a:lnTo>
                                  <a:pt x="7639" y="77850"/>
                                </a:lnTo>
                                <a:lnTo>
                                  <a:pt x="7571" y="77519"/>
                                </a:lnTo>
                                <a:lnTo>
                                  <a:pt x="438" y="58943"/>
                                </a:lnTo>
                                <a:cubicBezTo>
                                  <a:pt x="432" y="58893"/>
                                  <a:pt x="427" y="58842"/>
                                  <a:pt x="420" y="58789"/>
                                </a:cubicBezTo>
                                <a:lnTo>
                                  <a:pt x="434" y="58745"/>
                                </a:lnTo>
                                <a:lnTo>
                                  <a:pt x="0" y="40317"/>
                                </a:lnTo>
                                <a:lnTo>
                                  <a:pt x="0" y="40316"/>
                                </a:lnTo>
                                <a:lnTo>
                                  <a:pt x="0" y="40316"/>
                                </a:lnTo>
                                <a:lnTo>
                                  <a:pt x="0" y="40315"/>
                                </a:lnTo>
                                <a:lnTo>
                                  <a:pt x="13" y="40169"/>
                                </a:lnTo>
                                <a:lnTo>
                                  <a:pt x="38" y="40121"/>
                                </a:lnTo>
                                <a:lnTo>
                                  <a:pt x="3433" y="22692"/>
                                </a:lnTo>
                                <a:cubicBezTo>
                                  <a:pt x="5226" y="17338"/>
                                  <a:pt x="7891" y="12205"/>
                                  <a:pt x="11769" y="8058"/>
                                </a:cubicBezTo>
                                <a:cubicBezTo>
                                  <a:pt x="15410" y="4164"/>
                                  <a:pt x="20109" y="1148"/>
                                  <a:pt x="25481" y="47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584229" y="115437"/>
                            <a:ext cx="100458" cy="149903"/>
                          </a:xfrm>
                          <a:custGeom>
                            <a:avLst/>
                            <a:gdLst/>
                            <a:ahLst/>
                            <a:cxnLst/>
                            <a:rect l="0" t="0" r="0" b="0"/>
                            <a:pathLst>
                              <a:path w="100458" h="149903">
                                <a:moveTo>
                                  <a:pt x="68063" y="0"/>
                                </a:moveTo>
                                <a:lnTo>
                                  <a:pt x="68234" y="95"/>
                                </a:lnTo>
                                <a:lnTo>
                                  <a:pt x="68440" y="51"/>
                                </a:lnTo>
                                <a:lnTo>
                                  <a:pt x="71348" y="1814"/>
                                </a:lnTo>
                                <a:lnTo>
                                  <a:pt x="74329" y="3461"/>
                                </a:lnTo>
                                <a:lnTo>
                                  <a:pt x="74386" y="3657"/>
                                </a:lnTo>
                                <a:lnTo>
                                  <a:pt x="74560" y="3763"/>
                                </a:lnTo>
                                <a:lnTo>
                                  <a:pt x="75371" y="7075"/>
                                </a:lnTo>
                                <a:lnTo>
                                  <a:pt x="76312" y="10339"/>
                                </a:lnTo>
                                <a:lnTo>
                                  <a:pt x="76253" y="10677"/>
                                </a:lnTo>
                                <a:lnTo>
                                  <a:pt x="76262" y="10715"/>
                                </a:lnTo>
                                <a:cubicBezTo>
                                  <a:pt x="75900" y="13067"/>
                                  <a:pt x="75540" y="15419"/>
                                  <a:pt x="75178" y="17771"/>
                                </a:cubicBezTo>
                                <a:cubicBezTo>
                                  <a:pt x="74379" y="22971"/>
                                  <a:pt x="73815" y="28206"/>
                                  <a:pt x="73318" y="33442"/>
                                </a:cubicBezTo>
                                <a:cubicBezTo>
                                  <a:pt x="72672" y="40265"/>
                                  <a:pt x="72371" y="47122"/>
                                  <a:pt x="72254" y="53975"/>
                                </a:cubicBezTo>
                                <a:cubicBezTo>
                                  <a:pt x="72121" y="61755"/>
                                  <a:pt x="72078" y="69536"/>
                                  <a:pt x="72121" y="77318"/>
                                </a:cubicBezTo>
                                <a:cubicBezTo>
                                  <a:pt x="72161" y="84511"/>
                                  <a:pt x="72818" y="91701"/>
                                  <a:pt x="74127" y="98776"/>
                                </a:cubicBezTo>
                                <a:cubicBezTo>
                                  <a:pt x="75255" y="104878"/>
                                  <a:pt x="76752" y="110960"/>
                                  <a:pt x="79051" y="116736"/>
                                </a:cubicBezTo>
                                <a:lnTo>
                                  <a:pt x="83608" y="124743"/>
                                </a:lnTo>
                                <a:lnTo>
                                  <a:pt x="88201" y="127693"/>
                                </a:lnTo>
                                <a:lnTo>
                                  <a:pt x="92879" y="126087"/>
                                </a:lnTo>
                                <a:cubicBezTo>
                                  <a:pt x="93939" y="124719"/>
                                  <a:pt x="95767" y="124202"/>
                                  <a:pt x="97386" y="124811"/>
                                </a:cubicBezTo>
                                <a:cubicBezTo>
                                  <a:pt x="99427" y="125578"/>
                                  <a:pt x="100458" y="127852"/>
                                  <a:pt x="99692" y="129893"/>
                                </a:cubicBezTo>
                                <a:lnTo>
                                  <a:pt x="89824" y="139757"/>
                                </a:lnTo>
                                <a:lnTo>
                                  <a:pt x="89633" y="140433"/>
                                </a:lnTo>
                                <a:lnTo>
                                  <a:pt x="89013" y="140567"/>
                                </a:lnTo>
                                <a:lnTo>
                                  <a:pt x="88723" y="140857"/>
                                </a:lnTo>
                                <a:lnTo>
                                  <a:pt x="87236" y="140952"/>
                                </a:lnTo>
                                <a:lnTo>
                                  <a:pt x="81132" y="142275"/>
                                </a:lnTo>
                                <a:cubicBezTo>
                                  <a:pt x="78220" y="142078"/>
                                  <a:pt x="75337" y="141122"/>
                                  <a:pt x="72812" y="139568"/>
                                </a:cubicBezTo>
                                <a:cubicBezTo>
                                  <a:pt x="72404" y="139318"/>
                                  <a:pt x="72017" y="139036"/>
                                  <a:pt x="71653" y="138726"/>
                                </a:cubicBezTo>
                                <a:lnTo>
                                  <a:pt x="70703" y="136858"/>
                                </a:lnTo>
                                <a:lnTo>
                                  <a:pt x="61007" y="124398"/>
                                </a:lnTo>
                                <a:cubicBezTo>
                                  <a:pt x="60946" y="124262"/>
                                  <a:pt x="60888" y="124125"/>
                                  <a:pt x="60833" y="123986"/>
                                </a:cubicBezTo>
                                <a:lnTo>
                                  <a:pt x="60835" y="123839"/>
                                </a:lnTo>
                                <a:lnTo>
                                  <a:pt x="56762" y="110595"/>
                                </a:lnTo>
                                <a:lnTo>
                                  <a:pt x="47842" y="133812"/>
                                </a:lnTo>
                                <a:cubicBezTo>
                                  <a:pt x="47775" y="133945"/>
                                  <a:pt x="47704" y="134074"/>
                                  <a:pt x="47630" y="134202"/>
                                </a:cubicBezTo>
                                <a:lnTo>
                                  <a:pt x="47542" y="134269"/>
                                </a:lnTo>
                                <a:lnTo>
                                  <a:pt x="41353" y="143685"/>
                                </a:lnTo>
                                <a:cubicBezTo>
                                  <a:pt x="38676" y="146609"/>
                                  <a:pt x="35420" y="148860"/>
                                  <a:pt x="31394" y="149522"/>
                                </a:cubicBezTo>
                                <a:cubicBezTo>
                                  <a:pt x="29079" y="149903"/>
                                  <a:pt x="26828" y="149310"/>
                                  <a:pt x="25061" y="148042"/>
                                </a:cubicBezTo>
                                <a:lnTo>
                                  <a:pt x="24817" y="147649"/>
                                </a:lnTo>
                                <a:lnTo>
                                  <a:pt x="21461" y="146693"/>
                                </a:lnTo>
                                <a:lnTo>
                                  <a:pt x="21329" y="146765"/>
                                </a:lnTo>
                                <a:cubicBezTo>
                                  <a:pt x="19043" y="146994"/>
                                  <a:pt x="16671" y="146351"/>
                                  <a:pt x="14752" y="144783"/>
                                </a:cubicBezTo>
                                <a:cubicBezTo>
                                  <a:pt x="14611" y="144667"/>
                                  <a:pt x="14473" y="144546"/>
                                  <a:pt x="14340" y="144422"/>
                                </a:cubicBezTo>
                                <a:lnTo>
                                  <a:pt x="14046" y="143785"/>
                                </a:lnTo>
                                <a:lnTo>
                                  <a:pt x="4439" y="130207"/>
                                </a:lnTo>
                                <a:cubicBezTo>
                                  <a:pt x="1993" y="124487"/>
                                  <a:pt x="498" y="118364"/>
                                  <a:pt x="220" y="112141"/>
                                </a:cubicBezTo>
                                <a:cubicBezTo>
                                  <a:pt x="0" y="107203"/>
                                  <a:pt x="11" y="102246"/>
                                  <a:pt x="425" y="97320"/>
                                </a:cubicBezTo>
                                <a:cubicBezTo>
                                  <a:pt x="819" y="92622"/>
                                  <a:pt x="1856" y="87922"/>
                                  <a:pt x="3938" y="83672"/>
                                </a:cubicBezTo>
                                <a:cubicBezTo>
                                  <a:pt x="5794" y="79885"/>
                                  <a:pt x="8449" y="76430"/>
                                  <a:pt x="11996" y="74090"/>
                                </a:cubicBezTo>
                                <a:cubicBezTo>
                                  <a:pt x="15235" y="71956"/>
                                  <a:pt x="19107" y="70848"/>
                                  <a:pt x="22986" y="71344"/>
                                </a:cubicBezTo>
                                <a:lnTo>
                                  <a:pt x="30356" y="74246"/>
                                </a:lnTo>
                                <a:lnTo>
                                  <a:pt x="30546" y="74196"/>
                                </a:lnTo>
                                <a:lnTo>
                                  <a:pt x="30629" y="74353"/>
                                </a:lnTo>
                                <a:lnTo>
                                  <a:pt x="30997" y="74498"/>
                                </a:lnTo>
                                <a:cubicBezTo>
                                  <a:pt x="31899" y="75185"/>
                                  <a:pt x="32497" y="76198"/>
                                  <a:pt x="32664" y="77319"/>
                                </a:cubicBezTo>
                                <a:lnTo>
                                  <a:pt x="32391" y="77689"/>
                                </a:lnTo>
                                <a:lnTo>
                                  <a:pt x="36707" y="85862"/>
                                </a:lnTo>
                                <a:cubicBezTo>
                                  <a:pt x="36958" y="87610"/>
                                  <a:pt x="35747" y="89229"/>
                                  <a:pt x="34000" y="89481"/>
                                </a:cubicBezTo>
                                <a:cubicBezTo>
                                  <a:pt x="32254" y="89732"/>
                                  <a:pt x="30634" y="88520"/>
                                  <a:pt x="30382" y="86774"/>
                                </a:cubicBezTo>
                                <a:cubicBezTo>
                                  <a:pt x="30187" y="85418"/>
                                  <a:pt x="29878" y="83857"/>
                                  <a:pt x="28998" y="82755"/>
                                </a:cubicBezTo>
                                <a:lnTo>
                                  <a:pt x="28534" y="82374"/>
                                </a:lnTo>
                                <a:lnTo>
                                  <a:pt x="23975" y="83421"/>
                                </a:lnTo>
                                <a:lnTo>
                                  <a:pt x="23975" y="83420"/>
                                </a:lnTo>
                                <a:cubicBezTo>
                                  <a:pt x="23095" y="83684"/>
                                  <a:pt x="22403" y="84344"/>
                                  <a:pt x="21831" y="85038"/>
                                </a:cubicBezTo>
                                <a:cubicBezTo>
                                  <a:pt x="20704" y="86404"/>
                                  <a:pt x="20029" y="88118"/>
                                  <a:pt x="19522" y="89795"/>
                                </a:cubicBezTo>
                                <a:cubicBezTo>
                                  <a:pt x="18670" y="92616"/>
                                  <a:pt x="18324" y="95580"/>
                                  <a:pt x="18175" y="98514"/>
                                </a:cubicBezTo>
                                <a:cubicBezTo>
                                  <a:pt x="17962" y="102720"/>
                                  <a:pt x="18068" y="106942"/>
                                  <a:pt x="18344" y="111143"/>
                                </a:cubicBezTo>
                                <a:cubicBezTo>
                                  <a:pt x="18611" y="115236"/>
                                  <a:pt x="19661" y="119243"/>
                                  <a:pt x="21271" y="123008"/>
                                </a:cubicBezTo>
                                <a:cubicBezTo>
                                  <a:pt x="22540" y="125976"/>
                                  <a:pt x="24129" y="129027"/>
                                  <a:pt x="26529" y="131248"/>
                                </a:cubicBezTo>
                                <a:lnTo>
                                  <a:pt x="29255" y="132490"/>
                                </a:lnTo>
                                <a:lnTo>
                                  <a:pt x="29844" y="132017"/>
                                </a:lnTo>
                                <a:cubicBezTo>
                                  <a:pt x="31549" y="130377"/>
                                  <a:pt x="32852" y="128293"/>
                                  <a:pt x="34037" y="126264"/>
                                </a:cubicBezTo>
                                <a:cubicBezTo>
                                  <a:pt x="38462" y="118685"/>
                                  <a:pt x="41609" y="110377"/>
                                  <a:pt x="44263" y="102038"/>
                                </a:cubicBezTo>
                                <a:lnTo>
                                  <a:pt x="51738" y="71540"/>
                                </a:lnTo>
                                <a:lnTo>
                                  <a:pt x="51807" y="53627"/>
                                </a:lnTo>
                                <a:cubicBezTo>
                                  <a:pt x="51933" y="46239"/>
                                  <a:pt x="52269" y="38851"/>
                                  <a:pt x="52979" y="31495"/>
                                </a:cubicBezTo>
                                <a:cubicBezTo>
                                  <a:pt x="53561" y="25480"/>
                                  <a:pt x="54431" y="19445"/>
                                  <a:pt x="56077" y="13621"/>
                                </a:cubicBezTo>
                                <a:cubicBezTo>
                                  <a:pt x="56725" y="11331"/>
                                  <a:pt x="57372" y="9040"/>
                                  <a:pt x="58020" y="6750"/>
                                </a:cubicBezTo>
                                <a:lnTo>
                                  <a:pt x="60118" y="3916"/>
                                </a:lnTo>
                                <a:lnTo>
                                  <a:pt x="61186" y="1984"/>
                                </a:lnTo>
                                <a:lnTo>
                                  <a:pt x="61569" y="1873"/>
                                </a:lnTo>
                                <a:lnTo>
                                  <a:pt x="61578" y="1858"/>
                                </a:lnTo>
                                <a:lnTo>
                                  <a:pt x="61657" y="1839"/>
                                </a:lnTo>
                                <a:lnTo>
                                  <a:pt x="61961" y="1427"/>
                                </a:lnTo>
                                <a:lnTo>
                                  <a:pt x="66339" y="497"/>
                                </a:lnTo>
                                <a:lnTo>
                                  <a:pt x="680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730296" y="164255"/>
                            <a:ext cx="97170" cy="76085"/>
                          </a:xfrm>
                          <a:custGeom>
                            <a:avLst/>
                            <a:gdLst/>
                            <a:ahLst/>
                            <a:cxnLst/>
                            <a:rect l="0" t="0" r="0" b="0"/>
                            <a:pathLst>
                              <a:path w="97170" h="76085">
                                <a:moveTo>
                                  <a:pt x="44844" y="0"/>
                                </a:moveTo>
                                <a:lnTo>
                                  <a:pt x="45071" y="117"/>
                                </a:lnTo>
                                <a:lnTo>
                                  <a:pt x="45214" y="100"/>
                                </a:lnTo>
                                <a:lnTo>
                                  <a:pt x="45336" y="254"/>
                                </a:lnTo>
                                <a:lnTo>
                                  <a:pt x="50943" y="3152"/>
                                </a:lnTo>
                                <a:cubicBezTo>
                                  <a:pt x="52625" y="4685"/>
                                  <a:pt x="53839" y="6683"/>
                                  <a:pt x="54232" y="9091"/>
                                </a:cubicBezTo>
                                <a:cubicBezTo>
                                  <a:pt x="54818" y="12685"/>
                                  <a:pt x="53354" y="16109"/>
                                  <a:pt x="51359" y="19016"/>
                                </a:cubicBezTo>
                                <a:cubicBezTo>
                                  <a:pt x="50270" y="20602"/>
                                  <a:pt x="48419" y="21490"/>
                                  <a:pt x="46500" y="21342"/>
                                </a:cubicBezTo>
                                <a:lnTo>
                                  <a:pt x="42076" y="16189"/>
                                </a:lnTo>
                                <a:lnTo>
                                  <a:pt x="38226" y="17657"/>
                                </a:lnTo>
                                <a:cubicBezTo>
                                  <a:pt x="35312" y="19645"/>
                                  <a:pt x="32737" y="22103"/>
                                  <a:pt x="30371" y="24707"/>
                                </a:cubicBezTo>
                                <a:lnTo>
                                  <a:pt x="30368" y="24710"/>
                                </a:lnTo>
                                <a:lnTo>
                                  <a:pt x="23638" y="34200"/>
                                </a:lnTo>
                                <a:cubicBezTo>
                                  <a:pt x="22048" y="37153"/>
                                  <a:pt x="20823" y="40319"/>
                                  <a:pt x="20215" y="43623"/>
                                </a:cubicBezTo>
                                <a:cubicBezTo>
                                  <a:pt x="19742" y="46195"/>
                                  <a:pt x="19614" y="48861"/>
                                  <a:pt x="20132" y="51436"/>
                                </a:cubicBezTo>
                                <a:lnTo>
                                  <a:pt x="20132" y="51437"/>
                                </a:lnTo>
                                <a:lnTo>
                                  <a:pt x="20132" y="51438"/>
                                </a:lnTo>
                                <a:cubicBezTo>
                                  <a:pt x="20375" y="52640"/>
                                  <a:pt x="21126" y="53515"/>
                                  <a:pt x="22099" y="54228"/>
                                </a:cubicBezTo>
                                <a:cubicBezTo>
                                  <a:pt x="24443" y="55946"/>
                                  <a:pt x="27348" y="56785"/>
                                  <a:pt x="30176" y="57264"/>
                                </a:cubicBezTo>
                                <a:cubicBezTo>
                                  <a:pt x="35099" y="58100"/>
                                  <a:pt x="40130" y="58245"/>
                                  <a:pt x="45110" y="58067"/>
                                </a:cubicBezTo>
                                <a:cubicBezTo>
                                  <a:pt x="50932" y="57860"/>
                                  <a:pt x="56726" y="57071"/>
                                  <a:pt x="62403" y="55777"/>
                                </a:cubicBezTo>
                                <a:lnTo>
                                  <a:pt x="62404" y="55777"/>
                                </a:lnTo>
                                <a:lnTo>
                                  <a:pt x="62404" y="55777"/>
                                </a:lnTo>
                                <a:cubicBezTo>
                                  <a:pt x="68218" y="54454"/>
                                  <a:pt x="74092" y="53320"/>
                                  <a:pt x="80021" y="52647"/>
                                </a:cubicBezTo>
                                <a:cubicBezTo>
                                  <a:pt x="83994" y="52194"/>
                                  <a:pt x="87970" y="51492"/>
                                  <a:pt x="91773" y="50229"/>
                                </a:cubicBezTo>
                                <a:cubicBezTo>
                                  <a:pt x="93264" y="49733"/>
                                  <a:pt x="94905" y="50222"/>
                                  <a:pt x="95884" y="51452"/>
                                </a:cubicBezTo>
                                <a:cubicBezTo>
                                  <a:pt x="97170" y="53070"/>
                                  <a:pt x="96902" y="55425"/>
                                  <a:pt x="95284" y="56713"/>
                                </a:cubicBezTo>
                                <a:cubicBezTo>
                                  <a:pt x="91688" y="59575"/>
                                  <a:pt x="87784" y="62040"/>
                                  <a:pt x="83779" y="64288"/>
                                </a:cubicBezTo>
                                <a:cubicBezTo>
                                  <a:pt x="78341" y="67339"/>
                                  <a:pt x="72443" y="69544"/>
                                  <a:pt x="66478" y="71318"/>
                                </a:cubicBezTo>
                                <a:cubicBezTo>
                                  <a:pt x="66310" y="71368"/>
                                  <a:pt x="66143" y="71412"/>
                                  <a:pt x="65973" y="71450"/>
                                </a:cubicBezTo>
                                <a:lnTo>
                                  <a:pt x="65901" y="71438"/>
                                </a:lnTo>
                                <a:lnTo>
                                  <a:pt x="46454" y="75479"/>
                                </a:lnTo>
                                <a:lnTo>
                                  <a:pt x="46449" y="75481"/>
                                </a:lnTo>
                                <a:cubicBezTo>
                                  <a:pt x="46212" y="75509"/>
                                  <a:pt x="45971" y="75527"/>
                                  <a:pt x="45732" y="75536"/>
                                </a:cubicBezTo>
                                <a:lnTo>
                                  <a:pt x="45651" y="75506"/>
                                </a:lnTo>
                                <a:lnTo>
                                  <a:pt x="27910" y="76085"/>
                                </a:lnTo>
                                <a:lnTo>
                                  <a:pt x="27909" y="76084"/>
                                </a:lnTo>
                                <a:lnTo>
                                  <a:pt x="27908" y="76085"/>
                                </a:lnTo>
                                <a:lnTo>
                                  <a:pt x="27908" y="76084"/>
                                </a:lnTo>
                                <a:lnTo>
                                  <a:pt x="27001" y="75975"/>
                                </a:lnTo>
                                <a:lnTo>
                                  <a:pt x="26451" y="75629"/>
                                </a:lnTo>
                                <a:lnTo>
                                  <a:pt x="10716" y="70716"/>
                                </a:lnTo>
                                <a:cubicBezTo>
                                  <a:pt x="10557" y="70614"/>
                                  <a:pt x="10401" y="70505"/>
                                  <a:pt x="10249" y="70394"/>
                                </a:cubicBezTo>
                                <a:lnTo>
                                  <a:pt x="8742" y="67911"/>
                                </a:lnTo>
                                <a:lnTo>
                                  <a:pt x="4637" y="62077"/>
                                </a:lnTo>
                                <a:lnTo>
                                  <a:pt x="4563" y="62063"/>
                                </a:lnTo>
                                <a:cubicBezTo>
                                  <a:pt x="2360" y="60646"/>
                                  <a:pt x="697" y="58389"/>
                                  <a:pt x="98" y="55627"/>
                                </a:cubicBezTo>
                                <a:cubicBezTo>
                                  <a:pt x="86" y="55576"/>
                                  <a:pt x="76" y="55526"/>
                                  <a:pt x="65" y="55475"/>
                                </a:cubicBezTo>
                                <a:lnTo>
                                  <a:pt x="96" y="55316"/>
                                </a:lnTo>
                                <a:lnTo>
                                  <a:pt x="0" y="39906"/>
                                </a:lnTo>
                                <a:cubicBezTo>
                                  <a:pt x="1022" y="34345"/>
                                  <a:pt x="3164" y="29036"/>
                                  <a:pt x="6072" y="24197"/>
                                </a:cubicBezTo>
                                <a:cubicBezTo>
                                  <a:pt x="8940" y="19429"/>
                                  <a:pt x="12441" y="15052"/>
                                  <a:pt x="16445" y="11189"/>
                                </a:cubicBezTo>
                                <a:lnTo>
                                  <a:pt x="28838" y="2010"/>
                                </a:lnTo>
                                <a:lnTo>
                                  <a:pt x="28840" y="2007"/>
                                </a:lnTo>
                                <a:lnTo>
                                  <a:pt x="29300" y="1953"/>
                                </a:lnTo>
                                <a:lnTo>
                                  <a:pt x="35293" y="1240"/>
                                </a:lnTo>
                                <a:lnTo>
                                  <a:pt x="35312" y="1253"/>
                                </a:lnTo>
                                <a:lnTo>
                                  <a:pt x="41263" y="560"/>
                                </a:lnTo>
                                <a:lnTo>
                                  <a:pt x="448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427031" y="208269"/>
                            <a:ext cx="208798" cy="124683"/>
                          </a:xfrm>
                          <a:custGeom>
                            <a:avLst/>
                            <a:gdLst/>
                            <a:ahLst/>
                            <a:cxnLst/>
                            <a:rect l="0" t="0" r="0" b="0"/>
                            <a:pathLst>
                              <a:path w="208798" h="124683">
                                <a:moveTo>
                                  <a:pt x="208798" y="0"/>
                                </a:moveTo>
                                <a:lnTo>
                                  <a:pt x="208798" y="11008"/>
                                </a:lnTo>
                                <a:lnTo>
                                  <a:pt x="167123" y="25775"/>
                                </a:lnTo>
                                <a:cubicBezTo>
                                  <a:pt x="139244" y="37050"/>
                                  <a:pt x="111661" y="49169"/>
                                  <a:pt x="84920" y="62948"/>
                                </a:cubicBezTo>
                                <a:cubicBezTo>
                                  <a:pt x="66312" y="72536"/>
                                  <a:pt x="47634" y="82609"/>
                                  <a:pt x="30745" y="95053"/>
                                </a:cubicBezTo>
                                <a:cubicBezTo>
                                  <a:pt x="25805" y="98693"/>
                                  <a:pt x="20884" y="102502"/>
                                  <a:pt x="16612" y="106928"/>
                                </a:cubicBezTo>
                                <a:lnTo>
                                  <a:pt x="12533" y="112629"/>
                                </a:lnTo>
                                <a:lnTo>
                                  <a:pt x="19679" y="113262"/>
                                </a:lnTo>
                                <a:cubicBezTo>
                                  <a:pt x="33872" y="112865"/>
                                  <a:pt x="48067" y="110362"/>
                                  <a:pt x="62012" y="107867"/>
                                </a:cubicBezTo>
                                <a:cubicBezTo>
                                  <a:pt x="83273" y="104065"/>
                                  <a:pt x="104367" y="99356"/>
                                  <a:pt x="125344" y="94223"/>
                                </a:cubicBezTo>
                                <a:cubicBezTo>
                                  <a:pt x="150825" y="87986"/>
                                  <a:pt x="175969" y="80399"/>
                                  <a:pt x="200821" y="72015"/>
                                </a:cubicBezTo>
                                <a:lnTo>
                                  <a:pt x="208798" y="68871"/>
                                </a:lnTo>
                                <a:lnTo>
                                  <a:pt x="208798" y="81802"/>
                                </a:lnTo>
                                <a:lnTo>
                                  <a:pt x="204543" y="83300"/>
                                </a:lnTo>
                                <a:lnTo>
                                  <a:pt x="204542" y="83301"/>
                                </a:lnTo>
                                <a:lnTo>
                                  <a:pt x="204542" y="83301"/>
                                </a:lnTo>
                                <a:lnTo>
                                  <a:pt x="204541" y="83301"/>
                                </a:lnTo>
                                <a:cubicBezTo>
                                  <a:pt x="179288" y="91434"/>
                                  <a:pt x="153802" y="98885"/>
                                  <a:pt x="128029" y="105193"/>
                                </a:cubicBezTo>
                                <a:lnTo>
                                  <a:pt x="64025" y="119047"/>
                                </a:lnTo>
                                <a:lnTo>
                                  <a:pt x="64024" y="119047"/>
                                </a:lnTo>
                                <a:lnTo>
                                  <a:pt x="64020" y="119048"/>
                                </a:lnTo>
                                <a:lnTo>
                                  <a:pt x="64011" y="119050"/>
                                </a:lnTo>
                                <a:lnTo>
                                  <a:pt x="64010" y="119049"/>
                                </a:lnTo>
                                <a:lnTo>
                                  <a:pt x="20000" y="124682"/>
                                </a:lnTo>
                                <a:lnTo>
                                  <a:pt x="19999" y="124683"/>
                                </a:lnTo>
                                <a:lnTo>
                                  <a:pt x="19997" y="124682"/>
                                </a:lnTo>
                                <a:lnTo>
                                  <a:pt x="6447" y="122494"/>
                                </a:lnTo>
                                <a:cubicBezTo>
                                  <a:pt x="2103" y="120205"/>
                                  <a:pt x="0" y="115595"/>
                                  <a:pt x="1109" y="110815"/>
                                </a:cubicBezTo>
                                <a:cubicBezTo>
                                  <a:pt x="2165" y="106260"/>
                                  <a:pt x="5470" y="102429"/>
                                  <a:pt x="8668" y="99182"/>
                                </a:cubicBezTo>
                                <a:cubicBezTo>
                                  <a:pt x="13412" y="94364"/>
                                  <a:pt x="18814" y="90190"/>
                                  <a:pt x="24270" y="86215"/>
                                </a:cubicBezTo>
                                <a:cubicBezTo>
                                  <a:pt x="41685" y="73523"/>
                                  <a:pt x="60834" y="63166"/>
                                  <a:pt x="79950" y="53307"/>
                                </a:cubicBezTo>
                                <a:cubicBezTo>
                                  <a:pt x="79952" y="53307"/>
                                  <a:pt x="79952" y="53307"/>
                                  <a:pt x="79953" y="53306"/>
                                </a:cubicBezTo>
                                <a:lnTo>
                                  <a:pt x="79953" y="53306"/>
                                </a:lnTo>
                                <a:lnTo>
                                  <a:pt x="163049" y="15704"/>
                                </a:lnTo>
                                <a:lnTo>
                                  <a:pt x="2087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635830" y="134873"/>
                            <a:ext cx="278865" cy="155197"/>
                          </a:xfrm>
                          <a:custGeom>
                            <a:avLst/>
                            <a:gdLst/>
                            <a:ahLst/>
                            <a:cxnLst/>
                            <a:rect l="0" t="0" r="0" b="0"/>
                            <a:pathLst>
                              <a:path w="278865" h="155197">
                                <a:moveTo>
                                  <a:pt x="278865" y="0"/>
                                </a:moveTo>
                                <a:lnTo>
                                  <a:pt x="278865" y="7120"/>
                                </a:lnTo>
                                <a:lnTo>
                                  <a:pt x="213605" y="20700"/>
                                </a:lnTo>
                                <a:lnTo>
                                  <a:pt x="202215" y="37291"/>
                                </a:lnTo>
                                <a:lnTo>
                                  <a:pt x="195199" y="50746"/>
                                </a:lnTo>
                                <a:lnTo>
                                  <a:pt x="192784" y="58327"/>
                                </a:lnTo>
                                <a:lnTo>
                                  <a:pt x="229376" y="41503"/>
                                </a:lnTo>
                                <a:lnTo>
                                  <a:pt x="278865" y="19850"/>
                                </a:lnTo>
                                <a:lnTo>
                                  <a:pt x="278865" y="42040"/>
                                </a:lnTo>
                                <a:lnTo>
                                  <a:pt x="237676" y="60026"/>
                                </a:lnTo>
                                <a:lnTo>
                                  <a:pt x="200194" y="76568"/>
                                </a:lnTo>
                                <a:lnTo>
                                  <a:pt x="202547" y="77650"/>
                                </a:lnTo>
                                <a:cubicBezTo>
                                  <a:pt x="207775" y="79161"/>
                                  <a:pt x="213252" y="79773"/>
                                  <a:pt x="218670" y="80069"/>
                                </a:cubicBezTo>
                                <a:lnTo>
                                  <a:pt x="240295" y="77942"/>
                                </a:lnTo>
                                <a:lnTo>
                                  <a:pt x="240296" y="77942"/>
                                </a:lnTo>
                                <a:lnTo>
                                  <a:pt x="266665" y="69498"/>
                                </a:lnTo>
                                <a:lnTo>
                                  <a:pt x="266666" y="69498"/>
                                </a:lnTo>
                                <a:lnTo>
                                  <a:pt x="278865" y="63631"/>
                                </a:lnTo>
                                <a:lnTo>
                                  <a:pt x="278865" y="79892"/>
                                </a:lnTo>
                                <a:lnTo>
                                  <a:pt x="272477" y="83098"/>
                                </a:lnTo>
                                <a:cubicBezTo>
                                  <a:pt x="272428" y="83120"/>
                                  <a:pt x="272377" y="83141"/>
                                  <a:pt x="272327" y="83162"/>
                                </a:cubicBezTo>
                                <a:lnTo>
                                  <a:pt x="272290" y="83162"/>
                                </a:lnTo>
                                <a:lnTo>
                                  <a:pt x="243622" y="92868"/>
                                </a:lnTo>
                                <a:cubicBezTo>
                                  <a:pt x="243592" y="92875"/>
                                  <a:pt x="243563" y="92881"/>
                                  <a:pt x="243535" y="92887"/>
                                </a:cubicBezTo>
                                <a:lnTo>
                                  <a:pt x="243503" y="92881"/>
                                </a:lnTo>
                                <a:lnTo>
                                  <a:pt x="217977" y="95722"/>
                                </a:lnTo>
                                <a:cubicBezTo>
                                  <a:pt x="217922" y="95721"/>
                                  <a:pt x="217867" y="95718"/>
                                  <a:pt x="217814" y="95716"/>
                                </a:cubicBezTo>
                                <a:lnTo>
                                  <a:pt x="217764" y="95692"/>
                                </a:lnTo>
                                <a:lnTo>
                                  <a:pt x="198134" y="92913"/>
                                </a:lnTo>
                                <a:cubicBezTo>
                                  <a:pt x="192952" y="91414"/>
                                  <a:pt x="187828" y="89236"/>
                                  <a:pt x="183656" y="85751"/>
                                </a:cubicBezTo>
                                <a:lnTo>
                                  <a:pt x="182778" y="84254"/>
                                </a:lnTo>
                                <a:lnTo>
                                  <a:pt x="161263" y="93750"/>
                                </a:lnTo>
                                <a:cubicBezTo>
                                  <a:pt x="133901" y="105669"/>
                                  <a:pt x="106265" y="116958"/>
                                  <a:pt x="78381" y="127598"/>
                                </a:cubicBezTo>
                                <a:lnTo>
                                  <a:pt x="0" y="155197"/>
                                </a:lnTo>
                                <a:lnTo>
                                  <a:pt x="0" y="142266"/>
                                </a:lnTo>
                                <a:lnTo>
                                  <a:pt x="72582" y="113656"/>
                                </a:lnTo>
                                <a:cubicBezTo>
                                  <a:pt x="99625" y="101457"/>
                                  <a:pt x="126572" y="89046"/>
                                  <a:pt x="153420" y="76426"/>
                                </a:cubicBezTo>
                                <a:lnTo>
                                  <a:pt x="176623" y="65758"/>
                                </a:lnTo>
                                <a:lnTo>
                                  <a:pt x="177028" y="59721"/>
                                </a:lnTo>
                                <a:cubicBezTo>
                                  <a:pt x="178218" y="54521"/>
                                  <a:pt x="180293" y="49550"/>
                                  <a:pt x="182759" y="44834"/>
                                </a:cubicBezTo>
                                <a:lnTo>
                                  <a:pt x="191502" y="30345"/>
                                </a:lnTo>
                                <a:lnTo>
                                  <a:pt x="191501" y="30340"/>
                                </a:lnTo>
                                <a:lnTo>
                                  <a:pt x="191517" y="30319"/>
                                </a:lnTo>
                                <a:lnTo>
                                  <a:pt x="191530" y="30298"/>
                                </a:lnTo>
                                <a:lnTo>
                                  <a:pt x="191535" y="30297"/>
                                </a:lnTo>
                                <a:lnTo>
                                  <a:pt x="196265" y="24373"/>
                                </a:lnTo>
                                <a:lnTo>
                                  <a:pt x="68043" y="60294"/>
                                </a:lnTo>
                                <a:lnTo>
                                  <a:pt x="0" y="84404"/>
                                </a:lnTo>
                                <a:lnTo>
                                  <a:pt x="0" y="73395"/>
                                </a:lnTo>
                                <a:lnTo>
                                  <a:pt x="65192" y="51018"/>
                                </a:lnTo>
                                <a:cubicBezTo>
                                  <a:pt x="108217" y="38203"/>
                                  <a:pt x="151660" y="26803"/>
                                  <a:pt x="195403" y="16714"/>
                                </a:cubicBezTo>
                                <a:lnTo>
                                  <a:pt x="203708" y="15051"/>
                                </a:lnTo>
                                <a:lnTo>
                                  <a:pt x="209881" y="7319"/>
                                </a:lnTo>
                                <a:cubicBezTo>
                                  <a:pt x="211715" y="5279"/>
                                  <a:pt x="214794" y="4959"/>
                                  <a:pt x="217009" y="6577"/>
                                </a:cubicBezTo>
                                <a:lnTo>
                                  <a:pt x="217886" y="12211"/>
                                </a:lnTo>
                                <a:lnTo>
                                  <a:pt x="2788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914694" y="129601"/>
                            <a:ext cx="102913" cy="85165"/>
                          </a:xfrm>
                          <a:custGeom>
                            <a:avLst/>
                            <a:gdLst/>
                            <a:ahLst/>
                            <a:cxnLst/>
                            <a:rect l="0" t="0" r="0" b="0"/>
                            <a:pathLst>
                              <a:path w="102913" h="85165">
                                <a:moveTo>
                                  <a:pt x="72262" y="681"/>
                                </a:moveTo>
                                <a:cubicBezTo>
                                  <a:pt x="77433" y="284"/>
                                  <a:pt x="82737" y="0"/>
                                  <a:pt x="87891" y="732"/>
                                </a:cubicBezTo>
                                <a:lnTo>
                                  <a:pt x="87892" y="732"/>
                                </a:lnTo>
                                <a:lnTo>
                                  <a:pt x="87892" y="732"/>
                                </a:lnTo>
                                <a:lnTo>
                                  <a:pt x="87909" y="741"/>
                                </a:lnTo>
                                <a:lnTo>
                                  <a:pt x="93616" y="3809"/>
                                </a:lnTo>
                                <a:lnTo>
                                  <a:pt x="93724" y="4085"/>
                                </a:lnTo>
                                <a:lnTo>
                                  <a:pt x="94102" y="4302"/>
                                </a:lnTo>
                                <a:lnTo>
                                  <a:pt x="95377" y="4127"/>
                                </a:lnTo>
                                <a:cubicBezTo>
                                  <a:pt x="97372" y="4651"/>
                                  <a:pt x="99167" y="5937"/>
                                  <a:pt x="100289" y="7859"/>
                                </a:cubicBezTo>
                                <a:cubicBezTo>
                                  <a:pt x="102913" y="12355"/>
                                  <a:pt x="101587" y="17342"/>
                                  <a:pt x="98028" y="20813"/>
                                </a:cubicBezTo>
                                <a:cubicBezTo>
                                  <a:pt x="95524" y="23255"/>
                                  <a:pt x="92915" y="25592"/>
                                  <a:pt x="90315" y="27929"/>
                                </a:cubicBezTo>
                                <a:cubicBezTo>
                                  <a:pt x="90285" y="27955"/>
                                  <a:pt x="90256" y="27982"/>
                                  <a:pt x="90225" y="28009"/>
                                </a:cubicBezTo>
                                <a:lnTo>
                                  <a:pt x="90216" y="28008"/>
                                </a:lnTo>
                                <a:lnTo>
                                  <a:pt x="74493" y="40589"/>
                                </a:lnTo>
                                <a:cubicBezTo>
                                  <a:pt x="74466" y="40610"/>
                                  <a:pt x="74439" y="40629"/>
                                  <a:pt x="74413" y="40649"/>
                                </a:cubicBezTo>
                                <a:lnTo>
                                  <a:pt x="74407" y="40648"/>
                                </a:lnTo>
                                <a:lnTo>
                                  <a:pt x="50431" y="57093"/>
                                </a:lnTo>
                                <a:cubicBezTo>
                                  <a:pt x="50413" y="57103"/>
                                  <a:pt x="50397" y="57115"/>
                                  <a:pt x="50379" y="57126"/>
                                </a:cubicBezTo>
                                <a:lnTo>
                                  <a:pt x="50377" y="57126"/>
                                </a:lnTo>
                                <a:lnTo>
                                  <a:pt x="22585" y="73829"/>
                                </a:lnTo>
                                <a:cubicBezTo>
                                  <a:pt x="22560" y="73843"/>
                                  <a:pt x="22536" y="73857"/>
                                  <a:pt x="22510" y="73871"/>
                                </a:cubicBezTo>
                                <a:lnTo>
                                  <a:pt x="22505" y="73870"/>
                                </a:lnTo>
                                <a:lnTo>
                                  <a:pt x="0" y="85165"/>
                                </a:lnTo>
                                <a:lnTo>
                                  <a:pt x="0" y="68903"/>
                                </a:lnTo>
                                <a:lnTo>
                                  <a:pt x="15650" y="61377"/>
                                </a:lnTo>
                                <a:cubicBezTo>
                                  <a:pt x="24914" y="56290"/>
                                  <a:pt x="34033" y="50938"/>
                                  <a:pt x="42990" y="45329"/>
                                </a:cubicBezTo>
                                <a:lnTo>
                                  <a:pt x="66429" y="29650"/>
                                </a:lnTo>
                                <a:lnTo>
                                  <a:pt x="66429" y="29649"/>
                                </a:lnTo>
                                <a:lnTo>
                                  <a:pt x="78670" y="20186"/>
                                </a:lnTo>
                                <a:lnTo>
                                  <a:pt x="74230" y="20575"/>
                                </a:lnTo>
                                <a:cubicBezTo>
                                  <a:pt x="66921" y="21463"/>
                                  <a:pt x="59744" y="23768"/>
                                  <a:pt x="52792" y="26101"/>
                                </a:cubicBezTo>
                                <a:cubicBezTo>
                                  <a:pt x="40465" y="30236"/>
                                  <a:pt x="28390" y="35130"/>
                                  <a:pt x="16402" y="40150"/>
                                </a:cubicBezTo>
                                <a:lnTo>
                                  <a:pt x="0" y="47312"/>
                                </a:lnTo>
                                <a:lnTo>
                                  <a:pt x="0" y="25123"/>
                                </a:lnTo>
                                <a:lnTo>
                                  <a:pt x="8526" y="21392"/>
                                </a:lnTo>
                                <a:cubicBezTo>
                                  <a:pt x="8533" y="21389"/>
                                  <a:pt x="8538" y="21387"/>
                                  <a:pt x="8544" y="21384"/>
                                </a:cubicBezTo>
                                <a:lnTo>
                                  <a:pt x="8546" y="21384"/>
                                </a:lnTo>
                                <a:lnTo>
                                  <a:pt x="46306" y="6768"/>
                                </a:lnTo>
                                <a:cubicBezTo>
                                  <a:pt x="54691" y="3955"/>
                                  <a:pt x="63403" y="1358"/>
                                  <a:pt x="72262" y="68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914694" y="56145"/>
                            <a:ext cx="395649" cy="85848"/>
                          </a:xfrm>
                          <a:custGeom>
                            <a:avLst/>
                            <a:gdLst/>
                            <a:ahLst/>
                            <a:cxnLst/>
                            <a:rect l="0" t="0" r="0" b="0"/>
                            <a:pathLst>
                              <a:path w="395649" h="85848">
                                <a:moveTo>
                                  <a:pt x="392847" y="277"/>
                                </a:moveTo>
                                <a:cubicBezTo>
                                  <a:pt x="393913" y="0"/>
                                  <a:pt x="395007" y="615"/>
                                  <a:pt x="395324" y="1670"/>
                                </a:cubicBezTo>
                                <a:cubicBezTo>
                                  <a:pt x="395649" y="2752"/>
                                  <a:pt x="395034" y="3894"/>
                                  <a:pt x="393952" y="4219"/>
                                </a:cubicBezTo>
                                <a:cubicBezTo>
                                  <a:pt x="357526" y="15155"/>
                                  <a:pt x="320672" y="24637"/>
                                  <a:pt x="283547" y="32886"/>
                                </a:cubicBezTo>
                                <a:cubicBezTo>
                                  <a:pt x="283544" y="32887"/>
                                  <a:pt x="283540" y="32887"/>
                                  <a:pt x="283536" y="32888"/>
                                </a:cubicBezTo>
                                <a:lnTo>
                                  <a:pt x="283536" y="32888"/>
                                </a:lnTo>
                                <a:lnTo>
                                  <a:pt x="165520" y="56052"/>
                                </a:lnTo>
                                <a:cubicBezTo>
                                  <a:pt x="125239" y="62974"/>
                                  <a:pt x="84943" y="69810"/>
                                  <a:pt x="44634" y="76560"/>
                                </a:cubicBezTo>
                                <a:lnTo>
                                  <a:pt x="0" y="85848"/>
                                </a:lnTo>
                                <a:lnTo>
                                  <a:pt x="0" y="78728"/>
                                </a:lnTo>
                                <a:lnTo>
                                  <a:pt x="43539" y="70009"/>
                                </a:lnTo>
                                <a:lnTo>
                                  <a:pt x="43539" y="70008"/>
                                </a:lnTo>
                                <a:cubicBezTo>
                                  <a:pt x="83844" y="63287"/>
                                  <a:pt x="124132" y="56469"/>
                                  <a:pt x="164405" y="49557"/>
                                </a:cubicBezTo>
                                <a:cubicBezTo>
                                  <a:pt x="203824" y="42790"/>
                                  <a:pt x="243103" y="35202"/>
                                  <a:pt x="282181" y="26678"/>
                                </a:cubicBezTo>
                                <a:cubicBezTo>
                                  <a:pt x="319236" y="18594"/>
                                  <a:pt x="356146" y="9836"/>
                                  <a:pt x="392847" y="2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7"/>
                        <wps:cNvSpPr/>
                        <wps:spPr>
                          <a:xfrm>
                            <a:off x="861276" y="16625"/>
                            <a:ext cx="17282" cy="14500"/>
                          </a:xfrm>
                          <a:custGeom>
                            <a:avLst/>
                            <a:gdLst/>
                            <a:ahLst/>
                            <a:cxnLst/>
                            <a:rect l="0" t="0" r="0" b="0"/>
                            <a:pathLst>
                              <a:path w="17282" h="14500">
                                <a:moveTo>
                                  <a:pt x="8411" y="0"/>
                                </a:moveTo>
                                <a:cubicBezTo>
                                  <a:pt x="10320" y="286"/>
                                  <a:pt x="12129" y="1078"/>
                                  <a:pt x="13830" y="1960"/>
                                </a:cubicBezTo>
                                <a:cubicBezTo>
                                  <a:pt x="16184" y="3176"/>
                                  <a:pt x="17282" y="5938"/>
                                  <a:pt x="16408" y="8439"/>
                                </a:cubicBezTo>
                                <a:cubicBezTo>
                                  <a:pt x="15439" y="11213"/>
                                  <a:pt x="12405" y="12676"/>
                                  <a:pt x="9632" y="11707"/>
                                </a:cubicBezTo>
                                <a:lnTo>
                                  <a:pt x="8129" y="11250"/>
                                </a:lnTo>
                                <a:lnTo>
                                  <a:pt x="5940" y="13457"/>
                                </a:lnTo>
                                <a:cubicBezTo>
                                  <a:pt x="5318" y="14051"/>
                                  <a:pt x="4500" y="14398"/>
                                  <a:pt x="3640" y="14428"/>
                                </a:cubicBezTo>
                                <a:cubicBezTo>
                                  <a:pt x="1700" y="14500"/>
                                  <a:pt x="71" y="12984"/>
                                  <a:pt x="0" y="11045"/>
                                </a:cubicBezTo>
                                <a:lnTo>
                                  <a:pt x="741" y="4052"/>
                                </a:lnTo>
                                <a:lnTo>
                                  <a:pt x="737" y="4042"/>
                                </a:lnTo>
                                <a:lnTo>
                                  <a:pt x="742" y="4039"/>
                                </a:lnTo>
                                <a:lnTo>
                                  <a:pt x="744" y="4022"/>
                                </a:lnTo>
                                <a:cubicBezTo>
                                  <a:pt x="975" y="3409"/>
                                  <a:pt x="1317" y="2843"/>
                                  <a:pt x="1751" y="2353"/>
                                </a:cubicBezTo>
                                <a:lnTo>
                                  <a:pt x="4232" y="2201"/>
                                </a:lnTo>
                                <a:lnTo>
                                  <a:pt x="84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9094C3" id="Group 234" o:spid="_x0000_s1026" style="position:absolute;margin-left:9.35pt;margin-top:-6.5pt;width:103.2pt;height:26.2pt;z-index:-251646976" coordsize="13103,3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">
                <v:shape id="Shape 23" o:spid="_x0000_s1027" style="position:absolute;width:11014;height:3179;visibility:visible;mso-wrap-style:square;v-text-anchor:top" coordsize="1101459,31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" path="m296227,7v2133,-7,4342,29,6413,596c305800,1470,308534,3907,308811,7333v232,2879,-1413,5357,-3860,6705l304950,14037r-5592,4447l299358,18484v-3989,3464,-8225,6949,-13020,9246c284094,28805,281404,27858,280329,25614v-1075,-2244,-127,-4936,2117,-6010l289349,14633r-820,58c279467,15530,270530,18864,262091,22069v-15713,5968,-30762,13735,-45553,21667c194876,55354,174234,68843,154153,82990v-21426,15096,-42262,31070,-62024,48298l92129,131288c76205,145170,61097,160315,48763,177527v-9325,13013,-17856,26797,-23988,41626c20451,229607,17090,240833,17018,252233v-51,8157,2865,15696,8577,21544l25595,273777r13818,9676c44521,285960,49973,287844,55294,289389v16831,4887,34348,7296,51781,8727l107075,298116r,l107084,298116r,1l178310,301150v29417,366,58842,-317,88230,-1629c299867,298034,333137,295373,366305,291818v35960,-3852,71844,-8405,107645,-13525c511479,272926,549028,267688,586592,262572r,-2c623422,257553,660302,252900,697234,248689v34656,-3952,69365,-7455,104120,-10411c801360,238278,801366,238278,801373,238276r,1l897563,232098v20,-2,39,-3,59,-3l897624,232096r82843,-1996c980482,230100,980497,230100,980511,230100r2,2l1046534,232776v17588,1709,35129,4303,52331,8384c1100419,241529,1101459,242988,1101301,244575v-174,1752,-1735,3031,-3486,2857c1080427,245704,1063028,244091,1045624,242540v-21662,-1931,-43430,-2615,-65174,-2752c952918,239615,925383,240050,897862,240807v-31995,879,-63959,2730,-95862,5289c767314,248878,732685,252354,698124,256399v-3,,-7,,-11,2l698113,256401,587798,271064v-37461,5539,-74870,11442,-112213,17733c475542,288803,475498,288811,475455,288817r-1,-1l367877,305003v-52,7,-105,13,-157,18l367718,305020,267427,315177v-63,5,-125,8,-188,12l267224,315184r-89123,2800l178101,317984r,l178101,317984r,l105691,314863c87150,313319,68549,310721,50626,305605r,l50626,305605r-1,l50590,305594r-5,-4l30708,298006,13451,285641r,1c4621,276605,,264648,217,252037r,c451,238388,4812,225084,10648,212864r,l38438,169742r,c52090,152521,67588,136799,83729,121918v43,-40,86,-79,130,-117l83873,121802,146056,71601v16,-12,32,-24,49,-35l146110,71567,209711,31043r,-1l209721,31037r5,-3l209727,31034,256946,8523c266650,4838,276899,1214,287330,426,290289,202,293258,17,296227,7xe" fillcolor="black" stroked="f" strokeweight="0">
                  <v:stroke miterlimit="83231f" joinstyle="miter"/>
                  <v:path arrowok="t" textboxrect="0,0,1101459,317984"/>
                </v:shape>
                <v:shape id="Shape 25" o:spid="_x0000_s1028" style="position:absolute;left:3661;top:647;width:206;height:2386;visibility:visible;mso-wrap-style:square;v-text-anchor:top" coordsize="20566,23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" path="m12053,r1492,350l13623,292r293,146l17526,1285r916,1394l18698,2806r182,541l20376,5624v189,859,190,1687,132,2550l19857,17833,18848,51410r-194,191l18421,63156v-262,23904,-217,47814,-257,71718c18126,158001,18044,181127,18101,204254v15,6152,34,12310,292,18458c18544,226311,18866,230468,17523,233897v-182,461,-413,902,-692,1312l16305,235309r-2147,2491c13657,238039,13125,238204,12576,238289v-1780,278,-3523,-324,-4982,-1315c3622,234276,2546,228694,1893,224272v-42,-286,-70,-576,-82,-864l1827,223364,465,204563r,-1l465,204562r,-16l460,204297r3,-6l,134869v,-8,,-17,,-24l,134845,104,62955c201,54080,441,45202,994,36344r,-1l3686,15767c4427,12521,5169,9275,5909,6029,6599,3009,8862,529,12053,xe" fillcolor="black" stroked="f" strokeweight="0">
                  <v:stroke miterlimit="83231f" joinstyle="miter"/>
                  <v:path arrowok="t" textboxrect="0,0,20566,238567"/>
                </v:shape>
                <v:shape id="Shape 26" o:spid="_x0000_s1029" style="position:absolute;left:2895;top:653;width:2044;height:2144;visibility:visible;mso-wrap-style:square;v-text-anchor:top" coordsize="204355,214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" path="m69502,v36,,72,1,108,2l69655,22r31716,4675c101413,4709,101454,4720,101496,4733r60,48l128975,17212v7,5,14,10,21,14l129008,17246r18267,18710l147276,35961r9042,22155c158126,66279,158514,74704,157873,83026v-728,9427,-3505,18590,-7659,27060c145925,118832,140875,127197,135254,135150v-30,43,-61,84,-91,127l135160,135277r-15751,21365l110166,169790r627,215c116675,171595,122652,172842,128634,173994v8548,1647,16954,3989,25221,6707l153855,180699v9329,3067,18375,6978,27053,11569c188381,196220,195752,200563,202339,205889v1447,1169,2016,3112,1431,4876c202994,213106,200468,214372,198128,213596v-7718,-2562,-15404,-5217,-23078,-7898c166423,202683,157682,199984,148843,197661v-7846,-2061,-15745,-3942,-23713,-5476c118700,190946,112279,189596,105957,187884v-5839,-1581,-12361,-4271,-14724,-10344c88996,171786,91505,165844,94824,161103v3670,-5245,7961,-10068,12255,-14805c112807,139978,118117,133284,123183,126426v5278,-7144,9953,-14744,13792,-22757c140244,96845,142468,89489,143010,81920v489,-6830,145,-13752,-1432,-20431c140120,55315,137653,49408,134303,44021,130734,38280,125744,33556,120240,29688r,l97238,19029c88107,16309,78644,14734,69120,14410v-8767,-298,-17578,-161,-26298,846l24121,19296r,c20254,20735,16304,22325,12872,24653r,l12871,24653r,l10369,27350r-13,3484l13150,36992v1346,1980,832,4675,-1147,6020c10024,44359,7328,43845,5983,41865r-1,l1497,33473r-30,-13l1467,33460r-15,-71l1398,33288v-90,-242,-160,-489,-210,-742l1260,32440,6,26266v-6,-271,9,-540,45,-808l722,24946,5829,15535r,-1l5830,15534r564,-436l6512,15120,19200,7432v145,-66,293,-129,442,-183l19729,7289,41041,1529v65,-9,129,-17,193,-24l41251,1518,69502,xe" fillcolor="black" stroked="f" strokeweight="0">
                  <v:stroke miterlimit="83231f" joinstyle="miter"/>
                  <v:path arrowok="t" textboxrect="0,0,204355,214372"/>
                </v:shape>
                <v:shape id="Shape 27" o:spid="_x0000_s1030" style="position:absolute;left:4867;top:1832;width:946;height:967;visibility:visible;mso-wrap-style:square;v-text-anchor:top" coordsize="94663,9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" path="m25481,479c29320,,33241,259,36956,1358r,1l36957,1359v3853,1140,7329,3307,10127,6184c49784,10318,51807,13683,53129,17315v1364,3744,1806,7774,1298,11726c53997,32390,53199,35691,52019,38855r-4799,8418l47222,47294r-22,15l47173,47356r-55,7l36796,54237v-2440,490,-4815,-1091,-5305,-3531c31001,48268,32582,45893,35022,45403r4674,-3746l42137,35862v549,-2338,718,-4755,545,-7149c42539,26721,41944,24794,40930,23073v-931,-1578,-2138,-2997,-3640,-4056c36154,18217,34872,17654,33491,17465v-1542,-211,-3105,-51,-4602,354l28887,17820r-3274,2611c23589,22803,22277,25736,21294,28670v,,,2,,2l21294,28672,18633,41892v-459,4970,-420,9982,110,14944c19155,60718,20409,64468,22605,67707v2208,3261,4992,6116,8299,8267l40781,79976r7880,-332c50922,78846,52578,76717,53826,74778l58928,62598r-39,-85c58858,62416,58830,62316,58805,62219r15,-113l56159,46500v-1,-45,-3,-88,-5,-132l56159,46355r-17,-12966l56140,33389r1617,-4738l57502,28049v-22,-2613,954,-5235,2931,-7245c62747,18452,65751,17347,68750,17398r2800,1190l71690,18560r149,150l77042,20922v3729,3685,4074,9036,3674,13957c80343,39475,79685,44050,78963,48603r-1121,4649l78390,56956v923,3435,2138,6804,3768,9972l86242,73653r2688,2190c89121,75959,89724,76274,89790,76275v1216,16,2370,528,3198,1417c94663,79491,94562,82305,92763,83980v-1833,1707,-4158,2480,-6593,2701l80201,86176r-157,53l79806,86143r-884,-75l77470,85295,71669,83188,68614,80022r-1422,3192c67168,83253,67142,83293,67118,83333r-244,169l54404,94778v-114,45,-231,90,-348,132l53517,94881,38440,96642v-158,-18,-317,-39,-475,-66l37625,96362,21661,90886r-7,-1l21648,90881r-312,-194l21156,90425,7775,78043r-4,-3l7770,78038r-131,-188l7571,77519,438,58943v-6,-50,-11,-101,-18,-154l434,58745,,40317r,-1l,40316r,-1l13,40169r25,-48l3433,22692c5226,17338,7891,12205,11769,8058,15410,4164,20109,1148,25481,479xe" fillcolor="black" stroked="f" strokeweight="0">
                  <v:stroke miterlimit="83231f" joinstyle="miter"/>
                  <v:path arrowok="t" textboxrect="0,0,94663,96642"/>
                </v:shape>
                <v:shape id="Shape 28" o:spid="_x0000_s1031" style="position:absolute;left:5842;top:1154;width:1004;height:1499;visibility:visible;mso-wrap-style:square;v-text-anchor:top" coordsize="100458,149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" path="m68063,r171,95l68440,51r2908,1763l74329,3461r57,196l74560,3763r811,3312l76312,10339r-59,338l76262,10715v-362,2352,-722,4704,-1084,7056c74379,22971,73815,28206,73318,33442v-646,6823,-947,13680,-1064,20533c72121,61755,72078,69536,72121,77318v40,7193,697,14383,2006,21458c75255,104878,76752,110960,79051,116736r4557,8007l88201,127693r4678,-1606c93939,124719,95767,124202,97386,124811v2041,767,3072,3041,2306,5082l89824,139757r-191,676l89013,140567r-290,290l87236,140952r-6104,1323c78220,142078,75337,141122,72812,139568v-408,-250,-795,-532,-1159,-842l70703,136858,61007,124398v-61,-136,-119,-273,-174,-412l60835,123839,56762,110595r-8920,23217c47775,133945,47704,134074,47630,134202r-88,67l41353,143685v-2677,2924,-5933,5175,-9959,5837c29079,149903,26828,149310,25061,148042r-244,-393l21461,146693r-132,72c19043,146994,16671,146351,14752,144783v-141,-116,-279,-237,-412,-361l14046,143785,4439,130207c1993,124487,498,118364,220,112141,,107203,11,102246,425,97320,819,92622,1856,87922,3938,83672v1856,-3787,4511,-7242,8058,-9582c15235,71956,19107,70848,22986,71344r7370,2902l30546,74196r83,157l30997,74498v902,687,1500,1700,1667,2821l32391,77689r4316,8173c36958,87610,35747,89229,34000,89481v-1746,251,-3366,-961,-3618,-2707c30187,85418,29878,83857,28998,82755r-464,-381l23975,83421r,-1c23095,83684,22403,84344,21831,85038v-1127,1366,-1802,3080,-2309,4757c18670,92616,18324,95580,18175,98514v-213,4206,-107,8428,169,12629c18611,115236,19661,119243,21271,123008v1269,2968,2858,6019,5258,8240l29255,132490r589,-473c31549,130377,32852,128293,34037,126264v4425,-7579,7572,-15887,10226,-24226l51738,71540r69,-17913c51933,46239,52269,38851,52979,31495v582,-6015,1452,-12050,3098,-17874c56725,11331,57372,9040,58020,6750l60118,3916,61186,1984r383,-111l61578,1858r79,-19l61961,1427,66339,497,68063,xe" fillcolor="black" stroked="f" strokeweight="0">
                  <v:stroke miterlimit="83231f" joinstyle="miter"/>
                  <v:path arrowok="t" textboxrect="0,0,100458,149903"/>
                </v:shape>
                <v:shape id="Shape 31" o:spid="_x0000_s1032" style="position:absolute;left:7302;top:1642;width:972;height:761;visibility:visible;mso-wrap-style:square;v-text-anchor:top" coordsize="97170,7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" path="m44844,r227,117l45214,100r122,154l50943,3152v1682,1533,2896,3531,3289,5939c54818,12685,53354,16109,51359,19016v-1089,1586,-2940,2474,-4859,2326l42076,16189r-3850,1468c35312,19645,32737,22103,30371,24707r-3,3l23638,34200v-1590,2953,-2815,6119,-3423,9423c19742,46195,19614,48861,20132,51436r,1l20132,51438v243,1202,994,2077,1967,2790c24443,55946,27348,56785,30176,57264v4923,836,9954,981,14934,803c50932,57860,56726,57071,62403,55777r1,l62404,55777v5814,-1323,11688,-2457,17617,-3130c83994,52194,87970,51492,91773,50229v1491,-496,3132,-7,4111,1223c97170,53070,96902,55425,95284,56713v-3596,2862,-7500,5327,-11505,7575c78341,67339,72443,69544,66478,71318v-168,50,-335,94,-505,132l65901,71438,46454,75479r-5,2c46212,75509,45971,75527,45732,75536r-81,-30l27910,76085r-1,-1l27908,76085r,-1l27001,75975r-550,-346l10716,70716v-159,-102,-315,-211,-467,-322l8742,67911,4637,62077r-74,-14c2360,60646,697,58389,98,55627v-12,-51,-22,-101,-33,-152l96,55316,,39906c1022,34345,3164,29036,6072,24197,8940,19429,12441,15052,16445,11189l28838,2010r2,-3l29300,1953r5993,-713l35312,1253,41263,560,44844,xe" fillcolor="black" stroked="f" strokeweight="0">
                  <v:stroke miterlimit="83231f" joinstyle="miter"/>
                  <v:path arrowok="t" textboxrect="0,0,97170,76085"/>
                </v:shape>
                <v:shape id="Shape 33" o:spid="_x0000_s1033" style="position:absolute;left:4270;top:2082;width:2088;height:1247;visibility:visible;mso-wrap-style:square;v-text-anchor:top" coordsize="208798,12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" path="m208798,r,11008l167123,25775c139244,37050,111661,49169,84920,62948,66312,72536,47634,82609,30745,95053v-4940,3640,-9861,7449,-14133,11875l12533,112629r7146,633c33872,112865,48067,110362,62012,107867v21261,-3802,42355,-8511,63332,-13644c150825,87986,175969,80399,200821,72015r7977,-3144l208798,81802r-4255,1498l204542,83301r,l204541,83301v-25253,8133,-50739,15584,-76512,21892l64025,119047r-1,l64020,119048r-9,2l64010,119049r-44010,5633l19999,124683r-2,-1l6447,122494c2103,120205,,115595,1109,110815v1056,-4555,4361,-8386,7559,-11633c13412,94364,18814,90190,24270,86215,41685,73523,60834,63166,79950,53307v2,,2,,3,-1l79953,53306,163049,15704,208798,xe" fillcolor="black" stroked="f" strokeweight="0">
                  <v:stroke miterlimit="83231f" joinstyle="miter"/>
                  <v:path arrowok="t" textboxrect="0,0,208798,124683"/>
                </v:shape>
                <v:shape id="Shape 34" o:spid="_x0000_s1034" style="position:absolute;left:6358;top:1348;width:2788;height:1552;visibility:visible;mso-wrap-style:square;v-text-anchor:top" coordsize="278865,15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" path="m278865,r,7120l213605,20700,202215,37291r-7016,13455l192784,58327,229376,41503,278865,19850r,22190l237676,60026,200194,76568r2353,1082c207775,79161,213252,79773,218670,80069r21625,-2127l240296,77942r26369,-8444l266666,69498r12199,-5867l278865,79892r-6388,3206c272428,83120,272377,83141,272327,83162r-37,l243622,92868v-30,7,-59,13,-87,19l243503,92881r-25526,2841c217922,95721,217867,95718,217814,95716r-50,-24l198134,92913v-5182,-1499,-10306,-3677,-14478,-7162l182778,84254r-21515,9496c133901,105669,106265,116958,78381,127598l,155197,,142266,72582,113656c99625,101457,126572,89046,153420,76426l176623,65758r405,-6037c178218,54521,180293,49550,182759,44834r8743,-14489l191501,30340r16,-21l191530,30298r5,-1l196265,24373,68043,60294,,84404,,73395,65192,51018c108217,38203,151660,26803,195403,16714r8305,-1663l209881,7319v1834,-2040,4913,-2360,7128,-742l217886,12211,278865,xe" fillcolor="black" stroked="f" strokeweight="0">
                  <v:stroke miterlimit="83231f" joinstyle="miter"/>
                  <v:path arrowok="t" textboxrect="0,0,278865,155197"/>
                </v:shape>
                <v:shape id="Shape 35" o:spid="_x0000_s1035" style="position:absolute;left:9146;top:1296;width:1030;height:851;visibility:visible;mso-wrap-style:square;v-text-anchor:top" coordsize="102913,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" path="m72262,681c77433,284,82737,,87891,732r1,l87892,732r17,9l93616,3809r108,276l94102,4302r1275,-175c97372,4651,99167,5937,100289,7859v2624,4496,1298,9483,-2261,12954c95524,23255,92915,25592,90315,27929v-30,26,-59,53,-90,80l90216,28008,74493,40589v-27,21,-54,40,-80,60l74407,40648,50431,57093v-18,10,-34,22,-52,33l50377,57126,22585,73829v-25,14,-49,28,-75,42l22505,73870,,85165,,68903,15650,61377c24914,56290,34033,50938,42990,45329l66429,29650r,-1l78670,20186r-4440,389c66921,21463,59744,23768,52792,26101,40465,30236,28390,35130,16402,40150l,47312,,25123,8526,21392v7,-3,12,-5,18,-8l8546,21384,46306,6768c54691,3955,63403,1358,72262,681xe" fillcolor="black" stroked="f" strokeweight="0">
                  <v:stroke miterlimit="83231f" joinstyle="miter"/>
                  <v:path arrowok="t" textboxrect="0,0,102913,85165"/>
                </v:shape>
                <v:shape id="Shape 36" o:spid="_x0000_s1036" style="position:absolute;left:9146;top:561;width:3957;height:858;visibility:visible;mso-wrap-style:square;v-text-anchor:top" coordsize="395649,85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" path="m392847,277v1066,-277,2160,338,2477,1393c395649,2752,395034,3894,393952,4219,357526,15155,320672,24637,283547,32886v-3,1,-7,1,-11,2l283536,32888,165520,56052c125239,62974,84943,69810,44634,76560l,85848,,78728,43539,70009r,-1c83844,63287,124132,56469,164405,49557,203824,42790,243103,35202,282181,26678,319236,18594,356146,9836,392847,277xe" fillcolor="black" stroked="f" strokeweight="0">
                  <v:stroke miterlimit="83231f" joinstyle="miter"/>
                  <v:path arrowok="t" textboxrect="0,0,395649,85848"/>
                </v:shape>
                <v:shape id="Shape 37" o:spid="_x0000_s1037" style="position:absolute;left:8612;top:166;width:173;height:145;visibility:visible;mso-wrap-style:square;v-text-anchor:top" coordsize="17282,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" path="m8411,v1909,286,3718,1078,5419,1960c16184,3176,17282,5938,16408,8439v-969,2774,-4003,4237,-6776,3268l8129,11250,5940,13457v-622,594,-1440,941,-2300,971c1700,14500,71,12984,,11045l741,4052r-4,-10l742,4039r2,-17c975,3409,1317,2843,1751,2353l4232,2201,8411,xe" fillcolor="black" stroked="f" strokeweight="0">
                  <v:stroke miterlimit="83231f" joinstyle="miter"/>
                  <v:path arrowok="t" textboxrect="0,0,17282,14500"/>
                </v:shape>
              </v:group>
            </w:pict>
          </mc:Fallback>
        </mc:AlternateContent>
      </w:r>
      <w:r>
        <w:t>_________________________</w:t>
      </w:r>
    </w:p>
    <w:p w14:paraId="34E54304" w14:textId="77777777" w:rsidR="00E67B44" w:rsidRDefault="00E67B44">
      <w:pPr>
        <w:ind w:left="-5"/>
      </w:pPr>
      <w:r>
        <w:t>Cristian Radici</w:t>
      </w:r>
    </w:p>
    <w:p w14:paraId="5BD185CB" w14:textId="0C0C8393" w:rsidR="00E86338" w:rsidRDefault="00E86338" w:rsidP="00E86338"/>
    <w:p w14:paraId="2BA30A76" w14:textId="301C3210" w:rsidR="00043A7A" w:rsidRDefault="00043A7A" w:rsidP="00B43F54">
      <w:pPr>
        <w:pStyle w:val="berschrift2"/>
        <w:numPr>
          <w:ilvl w:val="1"/>
          <w:numId w:val="49"/>
        </w:numPr>
        <w:ind w:left="1134" w:hanging="567"/>
      </w:pPr>
      <w:bookmarkStart w:id="31" w:name="_Toc199919736"/>
      <w:bookmarkStart w:id="32" w:name="_Toc200012153"/>
      <w:r>
        <w:t>Christian Schweitzer</w:t>
      </w:r>
      <w:bookmarkEnd w:id="31"/>
      <w:bookmarkEnd w:id="32"/>
    </w:p>
    <w:p w14:paraId="03D93195" w14:textId="77777777" w:rsidR="00043A7A" w:rsidRDefault="00043A7A">
      <w:pPr>
        <w:spacing w:after="48"/>
        <w:ind w:left="413"/>
        <w:jc w:val="center"/>
      </w:pPr>
      <w:r>
        <w:rPr>
          <w:rFonts w:ascii="Times New Roman" w:eastAsia="Times New Roman" w:hAnsi="Times New Roman" w:cs="Times New Roman"/>
          <w:b/>
          <w:color w:val="355E91"/>
          <w:sz w:val="19"/>
        </w:rPr>
        <w:t>Eidesstattliche Erklärung</w:t>
      </w:r>
    </w:p>
    <w:p w14:paraId="3E4FE65D" w14:textId="77777777" w:rsidR="00043A7A" w:rsidRDefault="00043A7A">
      <w:pPr>
        <w:spacing w:after="0"/>
      </w:pPr>
      <w:r>
        <w:rPr>
          <w:sz w:val="25"/>
        </w:rPr>
        <w:t xml:space="preserve"> </w:t>
      </w:r>
    </w:p>
    <w:p w14:paraId="1A455155" w14:textId="77777777" w:rsidR="00043A7A" w:rsidRDefault="00043A7A">
      <w:pPr>
        <w:spacing w:after="186"/>
        <w:ind w:left="-5"/>
      </w:pPr>
      <w:r>
        <w:t>Ich erkläre hiermit, dass ich, Christian Schweitzer, die Projektdokumentation ohne fremde Hilfe angefertigt, alle Zitate gekennzeichnet und die dazugehörigen Quellen angegeben habe.</w:t>
      </w:r>
    </w:p>
    <w:p w14:paraId="704DF1A8" w14:textId="77777777" w:rsidR="00043A7A" w:rsidRDefault="00043A7A">
      <w:pPr>
        <w:ind w:left="-5"/>
      </w:pPr>
      <w:r>
        <w:t>Ort: Nürnberg</w:t>
      </w:r>
    </w:p>
    <w:p w14:paraId="793CBAAE" w14:textId="77777777" w:rsidR="00043A7A" w:rsidRDefault="00043A7A">
      <w:pPr>
        <w:spacing w:after="871"/>
        <w:ind w:left="-5"/>
      </w:pPr>
      <w:r>
        <w:t>Datum: 03.06.2025</w:t>
      </w:r>
    </w:p>
    <w:p w14:paraId="29D2A0C5" w14:textId="3A2118EA" w:rsidR="00043A7A" w:rsidRDefault="00043A7A">
      <w:pPr>
        <w:ind w:left="-5"/>
      </w:pPr>
      <w:r>
        <w:rPr>
          <w:rFonts w:ascii="Calibri" w:eastAsia="Calibri" w:hAnsi="Calibri" w:cs="Calibri"/>
          <w:noProof/>
        </w:rPr>
        <mc:AlternateContent>
          <mc:Choice Requires="wpg">
            <w:drawing>
              <wp:anchor distT="0" distB="0" distL="114300" distR="114300" simplePos="0" relativeHeight="251658246" behindDoc="1" locked="0" layoutInCell="1" allowOverlap="1" wp14:anchorId="7762E9BF" wp14:editId="28AE43FE">
                <wp:simplePos x="0" y="0"/>
                <wp:positionH relativeFrom="column">
                  <wp:posOffset>19806</wp:posOffset>
                </wp:positionH>
                <wp:positionV relativeFrom="paragraph">
                  <wp:posOffset>-252779</wp:posOffset>
                </wp:positionV>
                <wp:extent cx="690713" cy="483785"/>
                <wp:effectExtent l="0" t="0" r="0" b="0"/>
                <wp:wrapNone/>
                <wp:docPr id="1432918581" name="Group 212"/>
                <wp:cNvGraphicFramePr/>
                <a:graphic xmlns:a="http://schemas.openxmlformats.org/drawingml/2006/main">
                  <a:graphicData uri="http://schemas.microsoft.com/office/word/2010/wordprocessingGroup">
                    <wpg:wgp>
                      <wpg:cNvGrpSpPr/>
                      <wpg:grpSpPr>
                        <a:xfrm>
                          <a:off x="0" y="0"/>
                          <a:ext cx="690713" cy="483785"/>
                          <a:chOff x="0" y="0"/>
                          <a:chExt cx="690713" cy="483785"/>
                        </a:xfrm>
                      </wpg:grpSpPr>
                      <wps:wsp>
                        <wps:cNvPr id="1837925359" name="Shape 21"/>
                        <wps:cNvSpPr/>
                        <wps:spPr>
                          <a:xfrm>
                            <a:off x="0" y="414073"/>
                            <a:ext cx="68070" cy="69711"/>
                          </a:xfrm>
                          <a:custGeom>
                            <a:avLst/>
                            <a:gdLst/>
                            <a:ahLst/>
                            <a:cxnLst/>
                            <a:rect l="0" t="0" r="0" b="0"/>
                            <a:pathLst>
                              <a:path w="68070" h="69711">
                                <a:moveTo>
                                  <a:pt x="68070" y="0"/>
                                </a:moveTo>
                                <a:lnTo>
                                  <a:pt x="68070" y="18303"/>
                                </a:lnTo>
                                <a:lnTo>
                                  <a:pt x="57794" y="21464"/>
                                </a:lnTo>
                                <a:lnTo>
                                  <a:pt x="57794" y="21464"/>
                                </a:lnTo>
                                <a:cubicBezTo>
                                  <a:pt x="50368" y="23468"/>
                                  <a:pt x="42802" y="24949"/>
                                  <a:pt x="35231" y="26289"/>
                                </a:cubicBezTo>
                                <a:lnTo>
                                  <a:pt x="19046" y="30231"/>
                                </a:lnTo>
                                <a:lnTo>
                                  <a:pt x="19686" y="30970"/>
                                </a:lnTo>
                                <a:cubicBezTo>
                                  <a:pt x="22479" y="33735"/>
                                  <a:pt x="25536" y="36262"/>
                                  <a:pt x="28909" y="38290"/>
                                </a:cubicBezTo>
                                <a:cubicBezTo>
                                  <a:pt x="28910" y="38290"/>
                                  <a:pt x="28911" y="38290"/>
                                  <a:pt x="28912" y="38292"/>
                                </a:cubicBezTo>
                                <a:lnTo>
                                  <a:pt x="28912" y="38292"/>
                                </a:lnTo>
                                <a:lnTo>
                                  <a:pt x="40536" y="44496"/>
                                </a:lnTo>
                                <a:cubicBezTo>
                                  <a:pt x="40538" y="44497"/>
                                  <a:pt x="40541" y="44497"/>
                                  <a:pt x="40543" y="44498"/>
                                </a:cubicBezTo>
                                <a:lnTo>
                                  <a:pt x="40543" y="44498"/>
                                </a:lnTo>
                                <a:lnTo>
                                  <a:pt x="54195" y="50039"/>
                                </a:lnTo>
                                <a:cubicBezTo>
                                  <a:pt x="58497" y="51510"/>
                                  <a:pt x="62976" y="52471"/>
                                  <a:pt x="67516" y="52768"/>
                                </a:cubicBezTo>
                                <a:lnTo>
                                  <a:pt x="67516" y="52768"/>
                                </a:lnTo>
                                <a:lnTo>
                                  <a:pt x="68070" y="52758"/>
                                </a:lnTo>
                                <a:lnTo>
                                  <a:pt x="68070" y="69686"/>
                                </a:lnTo>
                                <a:lnTo>
                                  <a:pt x="66371" y="69711"/>
                                </a:lnTo>
                                <a:lnTo>
                                  <a:pt x="66371" y="69711"/>
                                </a:lnTo>
                                <a:lnTo>
                                  <a:pt x="66371" y="69711"/>
                                </a:lnTo>
                                <a:lnTo>
                                  <a:pt x="48701" y="66058"/>
                                </a:lnTo>
                                <a:cubicBezTo>
                                  <a:pt x="43428" y="64244"/>
                                  <a:pt x="38244" y="62157"/>
                                  <a:pt x="33217" y="59742"/>
                                </a:cubicBezTo>
                                <a:lnTo>
                                  <a:pt x="33217" y="59742"/>
                                </a:lnTo>
                                <a:lnTo>
                                  <a:pt x="20199" y="52776"/>
                                </a:lnTo>
                                <a:cubicBezTo>
                                  <a:pt x="15665" y="50048"/>
                                  <a:pt x="11539" y="46678"/>
                                  <a:pt x="7794" y="42949"/>
                                </a:cubicBezTo>
                                <a:cubicBezTo>
                                  <a:pt x="3921" y="39094"/>
                                  <a:pt x="53" y="34248"/>
                                  <a:pt x="20" y="28507"/>
                                </a:cubicBezTo>
                                <a:cubicBezTo>
                                  <a:pt x="0" y="25105"/>
                                  <a:pt x="1371" y="22299"/>
                                  <a:pt x="3469" y="20049"/>
                                </a:cubicBezTo>
                                <a:lnTo>
                                  <a:pt x="11268" y="14926"/>
                                </a:lnTo>
                                <a:lnTo>
                                  <a:pt x="11272" y="14922"/>
                                </a:lnTo>
                                <a:lnTo>
                                  <a:pt x="11282" y="14920"/>
                                </a:lnTo>
                                <a:lnTo>
                                  <a:pt x="11330" y="14899"/>
                                </a:lnTo>
                                <a:lnTo>
                                  <a:pt x="11358" y="14900"/>
                                </a:lnTo>
                                <a:lnTo>
                                  <a:pt x="32121" y="9433"/>
                                </a:lnTo>
                                <a:cubicBezTo>
                                  <a:pt x="39203" y="8072"/>
                                  <a:pt x="46282" y="6606"/>
                                  <a:pt x="53240" y="4704"/>
                                </a:cubicBezTo>
                                <a:lnTo>
                                  <a:pt x="53242" y="4703"/>
                                </a:lnTo>
                                <a:lnTo>
                                  <a:pt x="680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6421483" name="Shape 22"/>
                        <wps:cNvSpPr/>
                        <wps:spPr>
                          <a:xfrm>
                            <a:off x="11714" y="272069"/>
                            <a:ext cx="56356" cy="125512"/>
                          </a:xfrm>
                          <a:custGeom>
                            <a:avLst/>
                            <a:gdLst/>
                            <a:ahLst/>
                            <a:cxnLst/>
                            <a:rect l="0" t="0" r="0" b="0"/>
                            <a:pathLst>
                              <a:path w="56356" h="125512">
                                <a:moveTo>
                                  <a:pt x="56356" y="0"/>
                                </a:moveTo>
                                <a:lnTo>
                                  <a:pt x="56356" y="15379"/>
                                </a:lnTo>
                                <a:lnTo>
                                  <a:pt x="43205" y="17602"/>
                                </a:lnTo>
                                <a:cubicBezTo>
                                  <a:pt x="38011" y="19296"/>
                                  <a:pt x="33454" y="22468"/>
                                  <a:pt x="29645" y="26343"/>
                                </a:cubicBezTo>
                                <a:cubicBezTo>
                                  <a:pt x="25029" y="31040"/>
                                  <a:pt x="21723" y="36856"/>
                                  <a:pt x="19417" y="42992"/>
                                </a:cubicBezTo>
                                <a:cubicBezTo>
                                  <a:pt x="16837" y="49855"/>
                                  <a:pt x="15355" y="57109"/>
                                  <a:pt x="15089" y="64438"/>
                                </a:cubicBezTo>
                                <a:cubicBezTo>
                                  <a:pt x="14858" y="70801"/>
                                  <a:pt x="15147" y="77299"/>
                                  <a:pt x="16775" y="83483"/>
                                </a:cubicBezTo>
                                <a:lnTo>
                                  <a:pt x="16775" y="83483"/>
                                </a:lnTo>
                                <a:lnTo>
                                  <a:pt x="22175" y="93911"/>
                                </a:lnTo>
                                <a:lnTo>
                                  <a:pt x="22175" y="93911"/>
                                </a:lnTo>
                                <a:cubicBezTo>
                                  <a:pt x="23840" y="95521"/>
                                  <a:pt x="26024" y="96654"/>
                                  <a:pt x="28068" y="97692"/>
                                </a:cubicBezTo>
                                <a:cubicBezTo>
                                  <a:pt x="31987" y="99682"/>
                                  <a:pt x="36101" y="101287"/>
                                  <a:pt x="40233" y="102773"/>
                                </a:cubicBezTo>
                                <a:lnTo>
                                  <a:pt x="56356" y="108667"/>
                                </a:lnTo>
                                <a:lnTo>
                                  <a:pt x="56356" y="125512"/>
                                </a:lnTo>
                                <a:lnTo>
                                  <a:pt x="34841" y="117329"/>
                                </a:lnTo>
                                <a:lnTo>
                                  <a:pt x="34841" y="117329"/>
                                </a:lnTo>
                                <a:lnTo>
                                  <a:pt x="21041" y="111242"/>
                                </a:lnTo>
                                <a:cubicBezTo>
                                  <a:pt x="17671" y="109458"/>
                                  <a:pt x="14327" y="107424"/>
                                  <a:pt x="11599" y="104729"/>
                                </a:cubicBezTo>
                                <a:lnTo>
                                  <a:pt x="11599" y="104729"/>
                                </a:lnTo>
                                <a:lnTo>
                                  <a:pt x="11599" y="104728"/>
                                </a:lnTo>
                                <a:lnTo>
                                  <a:pt x="2206" y="87328"/>
                                </a:lnTo>
                                <a:cubicBezTo>
                                  <a:pt x="2205" y="87326"/>
                                  <a:pt x="2204" y="87322"/>
                                  <a:pt x="2203" y="87318"/>
                                </a:cubicBezTo>
                                <a:lnTo>
                                  <a:pt x="2204" y="87311"/>
                                </a:lnTo>
                                <a:lnTo>
                                  <a:pt x="0" y="63901"/>
                                </a:lnTo>
                                <a:cubicBezTo>
                                  <a:pt x="0" y="63897"/>
                                  <a:pt x="0" y="63895"/>
                                  <a:pt x="0" y="63891"/>
                                </a:cubicBezTo>
                                <a:lnTo>
                                  <a:pt x="3" y="63884"/>
                                </a:lnTo>
                                <a:lnTo>
                                  <a:pt x="5237" y="37680"/>
                                </a:lnTo>
                                <a:cubicBezTo>
                                  <a:pt x="5239" y="37675"/>
                                  <a:pt x="5241" y="37670"/>
                                  <a:pt x="5243" y="37665"/>
                                </a:cubicBezTo>
                                <a:lnTo>
                                  <a:pt x="5254" y="37654"/>
                                </a:lnTo>
                                <a:lnTo>
                                  <a:pt x="18752" y="15698"/>
                                </a:lnTo>
                                <a:cubicBezTo>
                                  <a:pt x="18763" y="15688"/>
                                  <a:pt x="18773" y="15676"/>
                                  <a:pt x="18783" y="15666"/>
                                </a:cubicBezTo>
                                <a:lnTo>
                                  <a:pt x="18802" y="15666"/>
                                </a:lnTo>
                                <a:lnTo>
                                  <a:pt x="38404" y="3023"/>
                                </a:lnTo>
                                <a:cubicBezTo>
                                  <a:pt x="38418" y="3020"/>
                                  <a:pt x="38432" y="3015"/>
                                  <a:pt x="38446" y="3011"/>
                                </a:cubicBezTo>
                                <a:lnTo>
                                  <a:pt x="38474" y="3013"/>
                                </a:lnTo>
                                <a:lnTo>
                                  <a:pt x="563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522105" name="Shape 26"/>
                        <wps:cNvSpPr/>
                        <wps:spPr>
                          <a:xfrm>
                            <a:off x="68070" y="244429"/>
                            <a:ext cx="359251" cy="239330"/>
                          </a:xfrm>
                          <a:custGeom>
                            <a:avLst/>
                            <a:gdLst/>
                            <a:ahLst/>
                            <a:cxnLst/>
                            <a:rect l="0" t="0" r="0" b="0"/>
                            <a:pathLst>
                              <a:path w="359251" h="239330">
                                <a:moveTo>
                                  <a:pt x="353845" y="218"/>
                                </a:moveTo>
                                <a:cubicBezTo>
                                  <a:pt x="354984" y="0"/>
                                  <a:pt x="356162" y="274"/>
                                  <a:pt x="357087" y="974"/>
                                </a:cubicBezTo>
                                <a:cubicBezTo>
                                  <a:pt x="358893" y="2338"/>
                                  <a:pt x="359251" y="4908"/>
                                  <a:pt x="357886" y="6714"/>
                                </a:cubicBezTo>
                                <a:cubicBezTo>
                                  <a:pt x="355603" y="9736"/>
                                  <a:pt x="353163" y="12636"/>
                                  <a:pt x="350663" y="15480"/>
                                </a:cubicBezTo>
                                <a:cubicBezTo>
                                  <a:pt x="350223" y="15980"/>
                                  <a:pt x="349712" y="16413"/>
                                  <a:pt x="349146" y="16765"/>
                                </a:cubicBezTo>
                                <a:lnTo>
                                  <a:pt x="349096" y="16754"/>
                                </a:lnTo>
                                <a:lnTo>
                                  <a:pt x="339375" y="25369"/>
                                </a:lnTo>
                                <a:lnTo>
                                  <a:pt x="339375" y="25369"/>
                                </a:lnTo>
                                <a:cubicBezTo>
                                  <a:pt x="339265" y="25449"/>
                                  <a:pt x="339153" y="25526"/>
                                  <a:pt x="339039" y="25599"/>
                                </a:cubicBezTo>
                                <a:lnTo>
                                  <a:pt x="338970" y="25612"/>
                                </a:lnTo>
                                <a:lnTo>
                                  <a:pt x="325735" y="33543"/>
                                </a:lnTo>
                                <a:lnTo>
                                  <a:pt x="311744" y="38387"/>
                                </a:lnTo>
                                <a:lnTo>
                                  <a:pt x="311744" y="38387"/>
                                </a:lnTo>
                                <a:lnTo>
                                  <a:pt x="289039" y="46343"/>
                                </a:lnTo>
                                <a:lnTo>
                                  <a:pt x="289039" y="46343"/>
                                </a:lnTo>
                                <a:lnTo>
                                  <a:pt x="267526" y="55225"/>
                                </a:lnTo>
                                <a:lnTo>
                                  <a:pt x="267526" y="55225"/>
                                </a:lnTo>
                                <a:cubicBezTo>
                                  <a:pt x="263385" y="57236"/>
                                  <a:pt x="259320" y="59529"/>
                                  <a:pt x="255715" y="62410"/>
                                </a:cubicBezTo>
                                <a:lnTo>
                                  <a:pt x="255715" y="62410"/>
                                </a:lnTo>
                                <a:lnTo>
                                  <a:pt x="255714" y="62411"/>
                                </a:lnTo>
                                <a:lnTo>
                                  <a:pt x="237475" y="79083"/>
                                </a:lnTo>
                                <a:cubicBezTo>
                                  <a:pt x="237464" y="79093"/>
                                  <a:pt x="237454" y="79103"/>
                                  <a:pt x="237443" y="79113"/>
                                </a:cubicBezTo>
                                <a:lnTo>
                                  <a:pt x="237437" y="79116"/>
                                </a:lnTo>
                                <a:lnTo>
                                  <a:pt x="215399" y="98226"/>
                                </a:lnTo>
                                <a:lnTo>
                                  <a:pt x="215399" y="98227"/>
                                </a:lnTo>
                                <a:lnTo>
                                  <a:pt x="215399" y="98227"/>
                                </a:lnTo>
                                <a:lnTo>
                                  <a:pt x="199128" y="107898"/>
                                </a:lnTo>
                                <a:lnTo>
                                  <a:pt x="199126" y="107900"/>
                                </a:lnTo>
                                <a:lnTo>
                                  <a:pt x="199126" y="107900"/>
                                </a:lnTo>
                                <a:lnTo>
                                  <a:pt x="199126" y="107900"/>
                                </a:lnTo>
                                <a:lnTo>
                                  <a:pt x="184365" y="114363"/>
                                </a:lnTo>
                                <a:lnTo>
                                  <a:pt x="159104" y="126280"/>
                                </a:lnTo>
                                <a:lnTo>
                                  <a:pt x="159102" y="126282"/>
                                </a:lnTo>
                                <a:lnTo>
                                  <a:pt x="159099" y="126282"/>
                                </a:lnTo>
                                <a:lnTo>
                                  <a:pt x="142145" y="134003"/>
                                </a:lnTo>
                                <a:cubicBezTo>
                                  <a:pt x="138084" y="135610"/>
                                  <a:pt x="133872" y="137135"/>
                                  <a:pt x="129527" y="137745"/>
                                </a:cubicBezTo>
                                <a:lnTo>
                                  <a:pt x="113190" y="139373"/>
                                </a:lnTo>
                                <a:lnTo>
                                  <a:pt x="113187" y="139375"/>
                                </a:lnTo>
                                <a:lnTo>
                                  <a:pt x="113187" y="139375"/>
                                </a:lnTo>
                                <a:lnTo>
                                  <a:pt x="113187" y="139375"/>
                                </a:lnTo>
                                <a:lnTo>
                                  <a:pt x="113187" y="139375"/>
                                </a:lnTo>
                                <a:lnTo>
                                  <a:pt x="113187" y="139375"/>
                                </a:lnTo>
                                <a:lnTo>
                                  <a:pt x="113185" y="139374"/>
                                </a:lnTo>
                                <a:lnTo>
                                  <a:pt x="98888" y="141206"/>
                                </a:lnTo>
                                <a:lnTo>
                                  <a:pt x="98888" y="141206"/>
                                </a:lnTo>
                                <a:cubicBezTo>
                                  <a:pt x="94475" y="142087"/>
                                  <a:pt x="90192" y="143557"/>
                                  <a:pt x="86128" y="145482"/>
                                </a:cubicBezTo>
                                <a:lnTo>
                                  <a:pt x="86128" y="145482"/>
                                </a:lnTo>
                                <a:cubicBezTo>
                                  <a:pt x="79064" y="148827"/>
                                  <a:pt x="72429" y="153176"/>
                                  <a:pt x="65882" y="157416"/>
                                </a:cubicBezTo>
                                <a:lnTo>
                                  <a:pt x="52384" y="165341"/>
                                </a:lnTo>
                                <a:lnTo>
                                  <a:pt x="57531" y="169799"/>
                                </a:lnTo>
                                <a:cubicBezTo>
                                  <a:pt x="57572" y="169842"/>
                                  <a:pt x="57613" y="169887"/>
                                  <a:pt x="57654" y="169932"/>
                                </a:cubicBezTo>
                                <a:lnTo>
                                  <a:pt x="57816" y="170392"/>
                                </a:lnTo>
                                <a:lnTo>
                                  <a:pt x="65534" y="186452"/>
                                </a:lnTo>
                                <a:cubicBezTo>
                                  <a:pt x="65554" y="186560"/>
                                  <a:pt x="65573" y="186670"/>
                                  <a:pt x="65590" y="186780"/>
                                </a:cubicBezTo>
                                <a:lnTo>
                                  <a:pt x="65542" y="186972"/>
                                </a:lnTo>
                                <a:lnTo>
                                  <a:pt x="65800" y="202613"/>
                                </a:lnTo>
                                <a:cubicBezTo>
                                  <a:pt x="65783" y="202683"/>
                                  <a:pt x="65765" y="202753"/>
                                  <a:pt x="65746" y="202823"/>
                                </a:cubicBezTo>
                                <a:lnTo>
                                  <a:pt x="65669" y="202921"/>
                                </a:lnTo>
                                <a:lnTo>
                                  <a:pt x="61037" y="213822"/>
                                </a:lnTo>
                                <a:cubicBezTo>
                                  <a:pt x="58927" y="217188"/>
                                  <a:pt x="56396" y="220279"/>
                                  <a:pt x="53573" y="223069"/>
                                </a:cubicBezTo>
                                <a:lnTo>
                                  <a:pt x="42571" y="231083"/>
                                </a:lnTo>
                                <a:lnTo>
                                  <a:pt x="42571" y="231083"/>
                                </a:lnTo>
                                <a:lnTo>
                                  <a:pt x="42571" y="231083"/>
                                </a:lnTo>
                                <a:lnTo>
                                  <a:pt x="28855" y="236466"/>
                                </a:lnTo>
                                <a:cubicBezTo>
                                  <a:pt x="24109" y="237708"/>
                                  <a:pt x="19269" y="238580"/>
                                  <a:pt x="14393" y="239114"/>
                                </a:cubicBezTo>
                                <a:lnTo>
                                  <a:pt x="0" y="239330"/>
                                </a:lnTo>
                                <a:lnTo>
                                  <a:pt x="0" y="222402"/>
                                </a:lnTo>
                                <a:lnTo>
                                  <a:pt x="12485" y="222166"/>
                                </a:lnTo>
                                <a:cubicBezTo>
                                  <a:pt x="16502" y="221701"/>
                                  <a:pt x="20488" y="220947"/>
                                  <a:pt x="24386" y="219869"/>
                                </a:cubicBezTo>
                                <a:cubicBezTo>
                                  <a:pt x="27778" y="218930"/>
                                  <a:pt x="31075" y="217627"/>
                                  <a:pt x="34142" y="215896"/>
                                </a:cubicBezTo>
                                <a:cubicBezTo>
                                  <a:pt x="36719" y="214442"/>
                                  <a:pt x="39190" y="212741"/>
                                  <a:pt x="41300" y="210655"/>
                                </a:cubicBezTo>
                                <a:cubicBezTo>
                                  <a:pt x="43167" y="208809"/>
                                  <a:pt x="44851" y="206774"/>
                                  <a:pt x="46247" y="204549"/>
                                </a:cubicBezTo>
                                <a:cubicBezTo>
                                  <a:pt x="47473" y="202593"/>
                                  <a:pt x="48413" y="200464"/>
                                  <a:pt x="49024" y="198238"/>
                                </a:cubicBezTo>
                                <a:lnTo>
                                  <a:pt x="49024" y="198238"/>
                                </a:lnTo>
                                <a:lnTo>
                                  <a:pt x="48874" y="189309"/>
                                </a:lnTo>
                                <a:cubicBezTo>
                                  <a:pt x="48420" y="186315"/>
                                  <a:pt x="47480" y="183223"/>
                                  <a:pt x="45417" y="180927"/>
                                </a:cubicBezTo>
                                <a:lnTo>
                                  <a:pt x="37128" y="173527"/>
                                </a:lnTo>
                                <a:lnTo>
                                  <a:pt x="25530" y="178761"/>
                                </a:lnTo>
                                <a:lnTo>
                                  <a:pt x="25530" y="178761"/>
                                </a:lnTo>
                                <a:lnTo>
                                  <a:pt x="7591" y="185612"/>
                                </a:lnTo>
                                <a:lnTo>
                                  <a:pt x="7591" y="185612"/>
                                </a:lnTo>
                                <a:lnTo>
                                  <a:pt x="0" y="187947"/>
                                </a:lnTo>
                                <a:lnTo>
                                  <a:pt x="0" y="169644"/>
                                </a:lnTo>
                                <a:lnTo>
                                  <a:pt x="1762" y="169085"/>
                                </a:lnTo>
                                <a:cubicBezTo>
                                  <a:pt x="7437" y="167039"/>
                                  <a:pt x="13047" y="164814"/>
                                  <a:pt x="18587" y="162427"/>
                                </a:cubicBezTo>
                                <a:lnTo>
                                  <a:pt x="18588" y="162426"/>
                                </a:lnTo>
                                <a:lnTo>
                                  <a:pt x="19643" y="161933"/>
                                </a:lnTo>
                                <a:lnTo>
                                  <a:pt x="3379" y="154437"/>
                                </a:lnTo>
                                <a:lnTo>
                                  <a:pt x="0" y="153152"/>
                                </a:lnTo>
                                <a:lnTo>
                                  <a:pt x="0" y="136306"/>
                                </a:lnTo>
                                <a:lnTo>
                                  <a:pt x="8979" y="139588"/>
                                </a:lnTo>
                                <a:lnTo>
                                  <a:pt x="8979" y="139588"/>
                                </a:lnTo>
                                <a:lnTo>
                                  <a:pt x="8980" y="139588"/>
                                </a:lnTo>
                                <a:lnTo>
                                  <a:pt x="8999" y="139596"/>
                                </a:lnTo>
                                <a:lnTo>
                                  <a:pt x="9003" y="139599"/>
                                </a:lnTo>
                                <a:lnTo>
                                  <a:pt x="28038" y="148256"/>
                                </a:lnTo>
                                <a:cubicBezTo>
                                  <a:pt x="28056" y="148265"/>
                                  <a:pt x="28073" y="148274"/>
                                  <a:pt x="28090" y="148284"/>
                                </a:cubicBezTo>
                                <a:lnTo>
                                  <a:pt x="28096" y="148292"/>
                                </a:lnTo>
                                <a:lnTo>
                                  <a:pt x="36703" y="153706"/>
                                </a:lnTo>
                                <a:lnTo>
                                  <a:pt x="55984" y="142164"/>
                                </a:lnTo>
                                <a:lnTo>
                                  <a:pt x="55984" y="142164"/>
                                </a:lnTo>
                                <a:lnTo>
                                  <a:pt x="55985" y="142163"/>
                                </a:lnTo>
                                <a:lnTo>
                                  <a:pt x="55997" y="142155"/>
                                </a:lnTo>
                                <a:lnTo>
                                  <a:pt x="56000" y="142154"/>
                                </a:lnTo>
                                <a:lnTo>
                                  <a:pt x="78333" y="129023"/>
                                </a:lnTo>
                                <a:cubicBezTo>
                                  <a:pt x="83718" y="126473"/>
                                  <a:pt x="89387" y="124517"/>
                                  <a:pt x="95220" y="123295"/>
                                </a:cubicBezTo>
                                <a:cubicBezTo>
                                  <a:pt x="95248" y="123289"/>
                                  <a:pt x="95276" y="123284"/>
                                  <a:pt x="95304" y="123277"/>
                                </a:cubicBezTo>
                                <a:lnTo>
                                  <a:pt x="95322" y="123281"/>
                                </a:lnTo>
                                <a:lnTo>
                                  <a:pt x="111951" y="120956"/>
                                </a:lnTo>
                                <a:lnTo>
                                  <a:pt x="111951" y="120956"/>
                                </a:lnTo>
                                <a:cubicBezTo>
                                  <a:pt x="116949" y="120586"/>
                                  <a:pt x="121935" y="120053"/>
                                  <a:pt x="126894" y="119331"/>
                                </a:cubicBezTo>
                                <a:cubicBezTo>
                                  <a:pt x="129757" y="118916"/>
                                  <a:pt x="132571" y="117746"/>
                                  <a:pt x="135235" y="116676"/>
                                </a:cubicBezTo>
                                <a:cubicBezTo>
                                  <a:pt x="140508" y="114558"/>
                                  <a:pt x="145636" y="112077"/>
                                  <a:pt x="150707" y="109521"/>
                                </a:cubicBezTo>
                                <a:cubicBezTo>
                                  <a:pt x="150722" y="109513"/>
                                  <a:pt x="150737" y="109506"/>
                                  <a:pt x="150751" y="109498"/>
                                </a:cubicBezTo>
                                <a:lnTo>
                                  <a:pt x="150756" y="109498"/>
                                </a:lnTo>
                                <a:lnTo>
                                  <a:pt x="177401" y="96839"/>
                                </a:lnTo>
                                <a:lnTo>
                                  <a:pt x="177401" y="96839"/>
                                </a:lnTo>
                                <a:lnTo>
                                  <a:pt x="191003" y="90869"/>
                                </a:lnTo>
                                <a:lnTo>
                                  <a:pt x="191003" y="90868"/>
                                </a:lnTo>
                                <a:cubicBezTo>
                                  <a:pt x="195725" y="88613"/>
                                  <a:pt x="200202" y="85863"/>
                                  <a:pt x="204464" y="82836"/>
                                </a:cubicBezTo>
                                <a:lnTo>
                                  <a:pt x="204533" y="82820"/>
                                </a:lnTo>
                                <a:lnTo>
                                  <a:pt x="208016" y="80143"/>
                                </a:lnTo>
                                <a:cubicBezTo>
                                  <a:pt x="209640" y="78849"/>
                                  <a:pt x="211231" y="77514"/>
                                  <a:pt x="212802" y="76157"/>
                                </a:cubicBezTo>
                                <a:cubicBezTo>
                                  <a:pt x="216798" y="72705"/>
                                  <a:pt x="220676" y="69118"/>
                                  <a:pt x="224505" y="65484"/>
                                </a:cubicBezTo>
                                <a:lnTo>
                                  <a:pt x="224505" y="65484"/>
                                </a:lnTo>
                                <a:lnTo>
                                  <a:pt x="244522" y="47794"/>
                                </a:lnTo>
                                <a:lnTo>
                                  <a:pt x="244522" y="47794"/>
                                </a:lnTo>
                                <a:cubicBezTo>
                                  <a:pt x="249124" y="44419"/>
                                  <a:pt x="254030" y="41470"/>
                                  <a:pt x="259036" y="38741"/>
                                </a:cubicBezTo>
                                <a:cubicBezTo>
                                  <a:pt x="259164" y="38672"/>
                                  <a:pt x="259292" y="38607"/>
                                  <a:pt x="259422" y="38543"/>
                                </a:cubicBezTo>
                                <a:lnTo>
                                  <a:pt x="259498" y="38539"/>
                                </a:lnTo>
                                <a:lnTo>
                                  <a:pt x="282352" y="28514"/>
                                </a:lnTo>
                                <a:lnTo>
                                  <a:pt x="282352" y="28514"/>
                                </a:lnTo>
                                <a:lnTo>
                                  <a:pt x="282353" y="28514"/>
                                </a:lnTo>
                                <a:lnTo>
                                  <a:pt x="282396" y="28497"/>
                                </a:lnTo>
                                <a:lnTo>
                                  <a:pt x="282403" y="28498"/>
                                </a:lnTo>
                                <a:lnTo>
                                  <a:pt x="307015" y="20729"/>
                                </a:lnTo>
                                <a:lnTo>
                                  <a:pt x="307016" y="20729"/>
                                </a:lnTo>
                                <a:lnTo>
                                  <a:pt x="307016" y="20729"/>
                                </a:lnTo>
                                <a:cubicBezTo>
                                  <a:pt x="311436" y="19750"/>
                                  <a:pt x="315870" y="18769"/>
                                  <a:pt x="320227" y="17535"/>
                                </a:cubicBezTo>
                                <a:lnTo>
                                  <a:pt x="320227" y="17535"/>
                                </a:lnTo>
                                <a:cubicBezTo>
                                  <a:pt x="323854" y="16509"/>
                                  <a:pt x="327248" y="14224"/>
                                  <a:pt x="330374" y="12202"/>
                                </a:cubicBezTo>
                                <a:lnTo>
                                  <a:pt x="330374" y="12202"/>
                                </a:lnTo>
                                <a:lnTo>
                                  <a:pt x="341931" y="5203"/>
                                </a:lnTo>
                                <a:lnTo>
                                  <a:pt x="341935" y="5184"/>
                                </a:lnTo>
                                <a:lnTo>
                                  <a:pt x="342020" y="5149"/>
                                </a:lnTo>
                                <a:lnTo>
                                  <a:pt x="342392" y="4924"/>
                                </a:lnTo>
                                <a:lnTo>
                                  <a:pt x="342532" y="4935"/>
                                </a:lnTo>
                                <a:lnTo>
                                  <a:pt x="353845" y="218"/>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7643099" name="Shape 27"/>
                        <wps:cNvSpPr/>
                        <wps:spPr>
                          <a:xfrm>
                            <a:off x="130796" y="268226"/>
                            <a:ext cx="97213" cy="103892"/>
                          </a:xfrm>
                          <a:custGeom>
                            <a:avLst/>
                            <a:gdLst/>
                            <a:ahLst/>
                            <a:cxnLst/>
                            <a:rect l="0" t="0" r="0" b="0"/>
                            <a:pathLst>
                              <a:path w="97213" h="103892">
                                <a:moveTo>
                                  <a:pt x="36993" y="1162"/>
                                </a:moveTo>
                                <a:cubicBezTo>
                                  <a:pt x="38485" y="1510"/>
                                  <a:pt x="39976" y="1858"/>
                                  <a:pt x="41469" y="2205"/>
                                </a:cubicBezTo>
                                <a:lnTo>
                                  <a:pt x="41470" y="2206"/>
                                </a:lnTo>
                                <a:lnTo>
                                  <a:pt x="41472" y="2205"/>
                                </a:lnTo>
                                <a:cubicBezTo>
                                  <a:pt x="42654" y="2480"/>
                                  <a:pt x="43702" y="3110"/>
                                  <a:pt x="44398" y="4149"/>
                                </a:cubicBezTo>
                                <a:cubicBezTo>
                                  <a:pt x="44846" y="4817"/>
                                  <a:pt x="45107" y="5595"/>
                                  <a:pt x="45154" y="6398"/>
                                </a:cubicBezTo>
                                <a:lnTo>
                                  <a:pt x="45084" y="6637"/>
                                </a:lnTo>
                                <a:lnTo>
                                  <a:pt x="45110" y="6662"/>
                                </a:lnTo>
                                <a:lnTo>
                                  <a:pt x="45064" y="6709"/>
                                </a:lnTo>
                                <a:lnTo>
                                  <a:pt x="44311" y="9296"/>
                                </a:lnTo>
                                <a:lnTo>
                                  <a:pt x="41009" y="11168"/>
                                </a:lnTo>
                                <a:lnTo>
                                  <a:pt x="41007" y="11171"/>
                                </a:lnTo>
                                <a:cubicBezTo>
                                  <a:pt x="39486" y="11363"/>
                                  <a:pt x="37965" y="11553"/>
                                  <a:pt x="36443" y="11744"/>
                                </a:cubicBezTo>
                                <a:lnTo>
                                  <a:pt x="29874" y="14971"/>
                                </a:lnTo>
                                <a:lnTo>
                                  <a:pt x="29874" y="14971"/>
                                </a:lnTo>
                                <a:lnTo>
                                  <a:pt x="29874" y="14971"/>
                                </a:lnTo>
                                <a:lnTo>
                                  <a:pt x="22540" y="25683"/>
                                </a:lnTo>
                                <a:cubicBezTo>
                                  <a:pt x="19592" y="32277"/>
                                  <a:pt x="18146" y="39491"/>
                                  <a:pt x="17328" y="46633"/>
                                </a:cubicBezTo>
                                <a:cubicBezTo>
                                  <a:pt x="16406" y="54684"/>
                                  <a:pt x="15936" y="62802"/>
                                  <a:pt x="16195" y="70904"/>
                                </a:cubicBezTo>
                                <a:cubicBezTo>
                                  <a:pt x="16321" y="74840"/>
                                  <a:pt x="16614" y="79983"/>
                                  <a:pt x="19312" y="83160"/>
                                </a:cubicBezTo>
                                <a:lnTo>
                                  <a:pt x="19314" y="83162"/>
                                </a:lnTo>
                                <a:lnTo>
                                  <a:pt x="26573" y="87193"/>
                                </a:lnTo>
                                <a:lnTo>
                                  <a:pt x="38406" y="85189"/>
                                </a:lnTo>
                                <a:lnTo>
                                  <a:pt x="38407" y="85189"/>
                                </a:lnTo>
                                <a:cubicBezTo>
                                  <a:pt x="44164" y="82741"/>
                                  <a:pt x="49364" y="79117"/>
                                  <a:pt x="54036" y="74986"/>
                                </a:cubicBezTo>
                                <a:cubicBezTo>
                                  <a:pt x="59479" y="70173"/>
                                  <a:pt x="64289" y="64670"/>
                                  <a:pt x="68424" y="58700"/>
                                </a:cubicBezTo>
                                <a:lnTo>
                                  <a:pt x="80355" y="39514"/>
                                </a:lnTo>
                                <a:lnTo>
                                  <a:pt x="89211" y="14614"/>
                                </a:lnTo>
                                <a:cubicBezTo>
                                  <a:pt x="89462" y="12844"/>
                                  <a:pt x="90906" y="11483"/>
                                  <a:pt x="92688" y="11339"/>
                                </a:cubicBezTo>
                                <a:cubicBezTo>
                                  <a:pt x="94793" y="11168"/>
                                  <a:pt x="96638" y="12736"/>
                                  <a:pt x="96809" y="14841"/>
                                </a:cubicBezTo>
                                <a:cubicBezTo>
                                  <a:pt x="97213" y="19818"/>
                                  <a:pt x="96801" y="24842"/>
                                  <a:pt x="95922" y="29801"/>
                                </a:cubicBezTo>
                                <a:lnTo>
                                  <a:pt x="92300" y="44091"/>
                                </a:lnTo>
                                <a:lnTo>
                                  <a:pt x="92307" y="44102"/>
                                </a:lnTo>
                                <a:lnTo>
                                  <a:pt x="92285" y="44150"/>
                                </a:lnTo>
                                <a:lnTo>
                                  <a:pt x="92230" y="44370"/>
                                </a:lnTo>
                                <a:cubicBezTo>
                                  <a:pt x="92129" y="44695"/>
                                  <a:pt x="92002" y="45012"/>
                                  <a:pt x="91851" y="45316"/>
                                </a:cubicBezTo>
                                <a:lnTo>
                                  <a:pt x="91763" y="45346"/>
                                </a:lnTo>
                                <a:lnTo>
                                  <a:pt x="82020" y="67633"/>
                                </a:lnTo>
                                <a:lnTo>
                                  <a:pt x="82019" y="67633"/>
                                </a:lnTo>
                                <a:lnTo>
                                  <a:pt x="81801" y="67966"/>
                                </a:lnTo>
                                <a:lnTo>
                                  <a:pt x="81673" y="68048"/>
                                </a:lnTo>
                                <a:lnTo>
                                  <a:pt x="65318" y="87648"/>
                                </a:lnTo>
                                <a:cubicBezTo>
                                  <a:pt x="65302" y="87662"/>
                                  <a:pt x="65286" y="87676"/>
                                  <a:pt x="65270" y="87691"/>
                                </a:cubicBezTo>
                                <a:lnTo>
                                  <a:pt x="65231" y="87705"/>
                                </a:lnTo>
                                <a:lnTo>
                                  <a:pt x="45079" y="100876"/>
                                </a:lnTo>
                                <a:lnTo>
                                  <a:pt x="45079" y="100876"/>
                                </a:lnTo>
                                <a:lnTo>
                                  <a:pt x="23510" y="103892"/>
                                </a:lnTo>
                                <a:cubicBezTo>
                                  <a:pt x="16804" y="102631"/>
                                  <a:pt x="10734" y="99162"/>
                                  <a:pt x="6429" y="93840"/>
                                </a:cubicBezTo>
                                <a:cubicBezTo>
                                  <a:pt x="1324" y="87531"/>
                                  <a:pt x="12" y="79056"/>
                                  <a:pt x="6" y="71169"/>
                                </a:cubicBezTo>
                                <a:cubicBezTo>
                                  <a:pt x="0" y="62261"/>
                                  <a:pt x="849" y="53364"/>
                                  <a:pt x="2248" y="44572"/>
                                </a:cubicBezTo>
                                <a:cubicBezTo>
                                  <a:pt x="3619" y="35951"/>
                                  <a:pt x="5910" y="27342"/>
                                  <a:pt x="9995" y="19584"/>
                                </a:cubicBezTo>
                                <a:cubicBezTo>
                                  <a:pt x="13056" y="13771"/>
                                  <a:pt x="17006" y="7964"/>
                                  <a:pt x="22670" y="4411"/>
                                </a:cubicBezTo>
                                <a:lnTo>
                                  <a:pt x="22670" y="4411"/>
                                </a:lnTo>
                                <a:cubicBezTo>
                                  <a:pt x="26884" y="1767"/>
                                  <a:pt x="32000" y="0"/>
                                  <a:pt x="36993" y="11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30367" name="Shape 28"/>
                        <wps:cNvSpPr/>
                        <wps:spPr>
                          <a:xfrm>
                            <a:off x="157293" y="170700"/>
                            <a:ext cx="111017" cy="173082"/>
                          </a:xfrm>
                          <a:custGeom>
                            <a:avLst/>
                            <a:gdLst/>
                            <a:ahLst/>
                            <a:cxnLst/>
                            <a:rect l="0" t="0" r="0" b="0"/>
                            <a:pathLst>
                              <a:path w="111017" h="173082">
                                <a:moveTo>
                                  <a:pt x="3642" y="660"/>
                                </a:moveTo>
                                <a:cubicBezTo>
                                  <a:pt x="6679" y="0"/>
                                  <a:pt x="8662" y="1908"/>
                                  <a:pt x="10389" y="3966"/>
                                </a:cubicBezTo>
                                <a:cubicBezTo>
                                  <a:pt x="11868" y="5729"/>
                                  <a:pt x="13269" y="7558"/>
                                  <a:pt x="14667" y="9384"/>
                                </a:cubicBezTo>
                                <a:lnTo>
                                  <a:pt x="14380" y="12264"/>
                                </a:lnTo>
                                <a:lnTo>
                                  <a:pt x="19511" y="21247"/>
                                </a:lnTo>
                                <a:lnTo>
                                  <a:pt x="19511" y="21247"/>
                                </a:lnTo>
                                <a:lnTo>
                                  <a:pt x="19517" y="21260"/>
                                </a:lnTo>
                                <a:lnTo>
                                  <a:pt x="19744" y="21697"/>
                                </a:lnTo>
                                <a:lnTo>
                                  <a:pt x="19741" y="21704"/>
                                </a:lnTo>
                                <a:lnTo>
                                  <a:pt x="33995" y="50038"/>
                                </a:lnTo>
                                <a:cubicBezTo>
                                  <a:pt x="34020" y="50095"/>
                                  <a:pt x="34045" y="50152"/>
                                  <a:pt x="34068" y="50210"/>
                                </a:cubicBezTo>
                                <a:lnTo>
                                  <a:pt x="34068" y="50238"/>
                                </a:lnTo>
                                <a:lnTo>
                                  <a:pt x="46226" y="83486"/>
                                </a:lnTo>
                                <a:cubicBezTo>
                                  <a:pt x="46245" y="83551"/>
                                  <a:pt x="46264" y="83616"/>
                                  <a:pt x="46281" y="83681"/>
                                </a:cubicBezTo>
                                <a:lnTo>
                                  <a:pt x="46280" y="83694"/>
                                </a:lnTo>
                                <a:lnTo>
                                  <a:pt x="53691" y="112327"/>
                                </a:lnTo>
                                <a:lnTo>
                                  <a:pt x="64079" y="109918"/>
                                </a:lnTo>
                                <a:cubicBezTo>
                                  <a:pt x="64237" y="109920"/>
                                  <a:pt x="64394" y="109925"/>
                                  <a:pt x="64552" y="109935"/>
                                </a:cubicBezTo>
                                <a:lnTo>
                                  <a:pt x="65399" y="110351"/>
                                </a:lnTo>
                                <a:lnTo>
                                  <a:pt x="80397" y="115267"/>
                                </a:lnTo>
                                <a:cubicBezTo>
                                  <a:pt x="80411" y="115276"/>
                                  <a:pt x="80425" y="115284"/>
                                  <a:pt x="80439" y="115295"/>
                                </a:cubicBezTo>
                                <a:lnTo>
                                  <a:pt x="80446" y="115305"/>
                                </a:lnTo>
                                <a:lnTo>
                                  <a:pt x="92672" y="124696"/>
                                </a:lnTo>
                                <a:lnTo>
                                  <a:pt x="92672" y="124696"/>
                                </a:lnTo>
                                <a:lnTo>
                                  <a:pt x="101521" y="135992"/>
                                </a:lnTo>
                                <a:lnTo>
                                  <a:pt x="101656" y="136026"/>
                                </a:lnTo>
                                <a:lnTo>
                                  <a:pt x="101656" y="136026"/>
                                </a:lnTo>
                                <a:cubicBezTo>
                                  <a:pt x="104206" y="140300"/>
                                  <a:pt x="106933" y="144473"/>
                                  <a:pt x="109903" y="148468"/>
                                </a:cubicBezTo>
                                <a:cubicBezTo>
                                  <a:pt x="110940" y="149864"/>
                                  <a:pt x="111017" y="151751"/>
                                  <a:pt x="110098" y="153228"/>
                                </a:cubicBezTo>
                                <a:cubicBezTo>
                                  <a:pt x="108863" y="155211"/>
                                  <a:pt x="106254" y="155816"/>
                                  <a:pt x="104271" y="154582"/>
                                </a:cubicBezTo>
                                <a:lnTo>
                                  <a:pt x="91626" y="144914"/>
                                </a:lnTo>
                                <a:lnTo>
                                  <a:pt x="91592" y="144919"/>
                                </a:lnTo>
                                <a:lnTo>
                                  <a:pt x="91235" y="144615"/>
                                </a:lnTo>
                                <a:lnTo>
                                  <a:pt x="91193" y="144583"/>
                                </a:lnTo>
                                <a:lnTo>
                                  <a:pt x="91183" y="144572"/>
                                </a:lnTo>
                                <a:lnTo>
                                  <a:pt x="81817" y="136608"/>
                                </a:lnTo>
                                <a:cubicBezTo>
                                  <a:pt x="81816" y="136608"/>
                                  <a:pt x="81816" y="136608"/>
                                  <a:pt x="81816" y="136608"/>
                                </a:cubicBezTo>
                                <a:lnTo>
                                  <a:pt x="81816" y="136607"/>
                                </a:lnTo>
                                <a:lnTo>
                                  <a:pt x="71589" y="128707"/>
                                </a:lnTo>
                                <a:lnTo>
                                  <a:pt x="71589" y="128706"/>
                                </a:lnTo>
                                <a:lnTo>
                                  <a:pt x="71589" y="128706"/>
                                </a:lnTo>
                                <a:cubicBezTo>
                                  <a:pt x="69196" y="127127"/>
                                  <a:pt x="66463" y="125762"/>
                                  <a:pt x="63555" y="125576"/>
                                </a:cubicBezTo>
                                <a:lnTo>
                                  <a:pt x="63555" y="125576"/>
                                </a:lnTo>
                                <a:lnTo>
                                  <a:pt x="63555" y="125576"/>
                                </a:lnTo>
                                <a:lnTo>
                                  <a:pt x="63555" y="125576"/>
                                </a:lnTo>
                                <a:lnTo>
                                  <a:pt x="58869" y="126070"/>
                                </a:lnTo>
                                <a:lnTo>
                                  <a:pt x="58370" y="127233"/>
                                </a:lnTo>
                                <a:cubicBezTo>
                                  <a:pt x="58054" y="129072"/>
                                  <a:pt x="58050" y="130982"/>
                                  <a:pt x="58028" y="132842"/>
                                </a:cubicBezTo>
                                <a:lnTo>
                                  <a:pt x="58069" y="134717"/>
                                </a:lnTo>
                                <a:lnTo>
                                  <a:pt x="59249" y="141223"/>
                                </a:lnTo>
                                <a:cubicBezTo>
                                  <a:pt x="59255" y="141267"/>
                                  <a:pt x="59261" y="141313"/>
                                  <a:pt x="59266" y="141359"/>
                                </a:cubicBezTo>
                                <a:lnTo>
                                  <a:pt x="59264" y="141367"/>
                                </a:lnTo>
                                <a:lnTo>
                                  <a:pt x="61013" y="157541"/>
                                </a:lnTo>
                                <a:lnTo>
                                  <a:pt x="61382" y="164038"/>
                                </a:lnTo>
                                <a:lnTo>
                                  <a:pt x="61383" y="164038"/>
                                </a:lnTo>
                                <a:lnTo>
                                  <a:pt x="61382" y="164038"/>
                                </a:lnTo>
                                <a:lnTo>
                                  <a:pt x="61383" y="164040"/>
                                </a:lnTo>
                                <a:cubicBezTo>
                                  <a:pt x="61384" y="164057"/>
                                  <a:pt x="61384" y="164074"/>
                                  <a:pt x="61385" y="164092"/>
                                </a:cubicBezTo>
                                <a:lnTo>
                                  <a:pt x="60537" y="166473"/>
                                </a:lnTo>
                                <a:lnTo>
                                  <a:pt x="60258" y="168764"/>
                                </a:lnTo>
                                <a:lnTo>
                                  <a:pt x="59512" y="169348"/>
                                </a:lnTo>
                                <a:lnTo>
                                  <a:pt x="59269" y="170031"/>
                                </a:lnTo>
                                <a:lnTo>
                                  <a:pt x="57674" y="170787"/>
                                </a:lnTo>
                                <a:lnTo>
                                  <a:pt x="56436" y="171756"/>
                                </a:lnTo>
                                <a:lnTo>
                                  <a:pt x="55894" y="172603"/>
                                </a:lnTo>
                                <a:cubicBezTo>
                                  <a:pt x="54992" y="172922"/>
                                  <a:pt x="54041" y="173082"/>
                                  <a:pt x="53085" y="173074"/>
                                </a:cubicBezTo>
                                <a:cubicBezTo>
                                  <a:pt x="52195" y="173068"/>
                                  <a:pt x="51312" y="172917"/>
                                  <a:pt x="50470" y="172629"/>
                                </a:cubicBezTo>
                                <a:lnTo>
                                  <a:pt x="49874" y="171988"/>
                                </a:lnTo>
                                <a:lnTo>
                                  <a:pt x="49044" y="171887"/>
                                </a:lnTo>
                                <a:lnTo>
                                  <a:pt x="48209" y="170821"/>
                                </a:lnTo>
                                <a:lnTo>
                                  <a:pt x="47634" y="170616"/>
                                </a:lnTo>
                                <a:lnTo>
                                  <a:pt x="46996" y="169272"/>
                                </a:lnTo>
                                <a:lnTo>
                                  <a:pt x="45164" y="166932"/>
                                </a:lnTo>
                                <a:lnTo>
                                  <a:pt x="45160" y="166929"/>
                                </a:lnTo>
                                <a:lnTo>
                                  <a:pt x="45160" y="166928"/>
                                </a:lnTo>
                                <a:lnTo>
                                  <a:pt x="45160" y="166928"/>
                                </a:lnTo>
                                <a:cubicBezTo>
                                  <a:pt x="44795" y="165617"/>
                                  <a:pt x="44429" y="164306"/>
                                  <a:pt x="44064" y="162996"/>
                                </a:cubicBezTo>
                                <a:lnTo>
                                  <a:pt x="44064" y="162995"/>
                                </a:lnTo>
                                <a:lnTo>
                                  <a:pt x="42998" y="155327"/>
                                </a:lnTo>
                                <a:cubicBezTo>
                                  <a:pt x="42744" y="151552"/>
                                  <a:pt x="42666" y="147765"/>
                                  <a:pt x="42628" y="143980"/>
                                </a:cubicBezTo>
                                <a:lnTo>
                                  <a:pt x="42762" y="140944"/>
                                </a:lnTo>
                                <a:lnTo>
                                  <a:pt x="39234" y="119517"/>
                                </a:lnTo>
                                <a:cubicBezTo>
                                  <a:pt x="37177" y="108792"/>
                                  <a:pt x="34584" y="98170"/>
                                  <a:pt x="31723" y="87631"/>
                                </a:cubicBezTo>
                                <a:cubicBezTo>
                                  <a:pt x="28772" y="76758"/>
                                  <a:pt x="25262" y="66021"/>
                                  <a:pt x="20973" y="55598"/>
                                </a:cubicBezTo>
                                <a:lnTo>
                                  <a:pt x="20973" y="55598"/>
                                </a:lnTo>
                                <a:lnTo>
                                  <a:pt x="8429" y="26994"/>
                                </a:lnTo>
                                <a:cubicBezTo>
                                  <a:pt x="5735" y="21241"/>
                                  <a:pt x="3041" y="15488"/>
                                  <a:pt x="348" y="9735"/>
                                </a:cubicBezTo>
                                <a:lnTo>
                                  <a:pt x="348" y="9735"/>
                                </a:lnTo>
                                <a:lnTo>
                                  <a:pt x="367" y="9673"/>
                                </a:lnTo>
                                <a:lnTo>
                                  <a:pt x="0" y="3430"/>
                                </a:lnTo>
                                <a:cubicBezTo>
                                  <a:pt x="338" y="2785"/>
                                  <a:pt x="804" y="2214"/>
                                  <a:pt x="1369" y="1754"/>
                                </a:cubicBezTo>
                                <a:cubicBezTo>
                                  <a:pt x="1371" y="1756"/>
                                  <a:pt x="1372" y="1758"/>
                                  <a:pt x="1374" y="1759"/>
                                </a:cubicBezTo>
                                <a:cubicBezTo>
                                  <a:pt x="2032" y="1218"/>
                                  <a:pt x="2809" y="841"/>
                                  <a:pt x="3642" y="66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593454" name="Shape 29"/>
                        <wps:cNvSpPr/>
                        <wps:spPr>
                          <a:xfrm>
                            <a:off x="235745" y="224109"/>
                            <a:ext cx="115635" cy="101512"/>
                          </a:xfrm>
                          <a:custGeom>
                            <a:avLst/>
                            <a:gdLst/>
                            <a:ahLst/>
                            <a:cxnLst/>
                            <a:rect l="0" t="0" r="0" b="0"/>
                            <a:pathLst>
                              <a:path w="115635" h="101512">
                                <a:moveTo>
                                  <a:pt x="111928" y="131"/>
                                </a:moveTo>
                                <a:cubicBezTo>
                                  <a:pt x="114075" y="354"/>
                                  <a:pt x="115635" y="2277"/>
                                  <a:pt x="115411" y="4425"/>
                                </a:cubicBezTo>
                                <a:cubicBezTo>
                                  <a:pt x="115097" y="7436"/>
                                  <a:pt x="114882" y="10456"/>
                                  <a:pt x="114728" y="13480"/>
                                </a:cubicBezTo>
                                <a:cubicBezTo>
                                  <a:pt x="114505" y="17880"/>
                                  <a:pt x="113486" y="22218"/>
                                  <a:pt x="112027" y="26366"/>
                                </a:cubicBezTo>
                                <a:cubicBezTo>
                                  <a:pt x="111944" y="26603"/>
                                  <a:pt x="111849" y="26835"/>
                                  <a:pt x="111743" y="27061"/>
                                </a:cubicBezTo>
                                <a:lnTo>
                                  <a:pt x="111646" y="27149"/>
                                </a:lnTo>
                                <a:lnTo>
                                  <a:pt x="106096" y="38576"/>
                                </a:lnTo>
                                <a:lnTo>
                                  <a:pt x="106096" y="38576"/>
                                </a:lnTo>
                                <a:lnTo>
                                  <a:pt x="106096" y="38577"/>
                                </a:lnTo>
                                <a:lnTo>
                                  <a:pt x="105848" y="38938"/>
                                </a:lnTo>
                                <a:lnTo>
                                  <a:pt x="105566" y="39111"/>
                                </a:lnTo>
                                <a:lnTo>
                                  <a:pt x="96469" y="48278"/>
                                </a:lnTo>
                                <a:lnTo>
                                  <a:pt x="96469" y="48278"/>
                                </a:lnTo>
                                <a:lnTo>
                                  <a:pt x="96468" y="48278"/>
                                </a:lnTo>
                                <a:lnTo>
                                  <a:pt x="85164" y="52091"/>
                                </a:lnTo>
                                <a:lnTo>
                                  <a:pt x="85162" y="52091"/>
                                </a:lnTo>
                                <a:lnTo>
                                  <a:pt x="85162" y="52091"/>
                                </a:lnTo>
                                <a:lnTo>
                                  <a:pt x="85162" y="52091"/>
                                </a:lnTo>
                                <a:lnTo>
                                  <a:pt x="85161" y="52091"/>
                                </a:lnTo>
                                <a:lnTo>
                                  <a:pt x="73781" y="50921"/>
                                </a:lnTo>
                                <a:lnTo>
                                  <a:pt x="73778" y="50919"/>
                                </a:lnTo>
                                <a:lnTo>
                                  <a:pt x="65889" y="46133"/>
                                </a:lnTo>
                                <a:lnTo>
                                  <a:pt x="64786" y="60285"/>
                                </a:lnTo>
                                <a:cubicBezTo>
                                  <a:pt x="64323" y="67108"/>
                                  <a:pt x="63833" y="73933"/>
                                  <a:pt x="63154" y="80739"/>
                                </a:cubicBezTo>
                                <a:cubicBezTo>
                                  <a:pt x="62776" y="84527"/>
                                  <a:pt x="62476" y="88433"/>
                                  <a:pt x="61507" y="92128"/>
                                </a:cubicBezTo>
                                <a:cubicBezTo>
                                  <a:pt x="60617" y="95529"/>
                                  <a:pt x="58826" y="98759"/>
                                  <a:pt x="55722" y="100599"/>
                                </a:cubicBezTo>
                                <a:lnTo>
                                  <a:pt x="51497" y="100224"/>
                                </a:lnTo>
                                <a:lnTo>
                                  <a:pt x="49711" y="101240"/>
                                </a:lnTo>
                                <a:cubicBezTo>
                                  <a:pt x="47539" y="101512"/>
                                  <a:pt x="45263" y="100955"/>
                                  <a:pt x="43399" y="99506"/>
                                </a:cubicBezTo>
                                <a:lnTo>
                                  <a:pt x="43398" y="99506"/>
                                </a:lnTo>
                                <a:cubicBezTo>
                                  <a:pt x="39314" y="96331"/>
                                  <a:pt x="36487" y="91571"/>
                                  <a:pt x="33939" y="87157"/>
                                </a:cubicBezTo>
                                <a:lnTo>
                                  <a:pt x="33939" y="87157"/>
                                </a:lnTo>
                                <a:lnTo>
                                  <a:pt x="23540" y="68107"/>
                                </a:lnTo>
                                <a:lnTo>
                                  <a:pt x="23538" y="68106"/>
                                </a:lnTo>
                                <a:cubicBezTo>
                                  <a:pt x="19029" y="59505"/>
                                  <a:pt x="14476" y="50927"/>
                                  <a:pt x="9905" y="42358"/>
                                </a:cubicBezTo>
                                <a:lnTo>
                                  <a:pt x="894" y="25467"/>
                                </a:lnTo>
                                <a:lnTo>
                                  <a:pt x="894" y="25467"/>
                                </a:lnTo>
                                <a:cubicBezTo>
                                  <a:pt x="559" y="24838"/>
                                  <a:pt x="242" y="24196"/>
                                  <a:pt x="0" y="23525"/>
                                </a:cubicBezTo>
                                <a:lnTo>
                                  <a:pt x="1337" y="17951"/>
                                </a:lnTo>
                                <a:lnTo>
                                  <a:pt x="1306" y="17582"/>
                                </a:lnTo>
                                <a:lnTo>
                                  <a:pt x="1429" y="17571"/>
                                </a:lnTo>
                                <a:lnTo>
                                  <a:pt x="1629" y="16736"/>
                                </a:lnTo>
                                <a:cubicBezTo>
                                  <a:pt x="1974" y="16446"/>
                                  <a:pt x="2352" y="16200"/>
                                  <a:pt x="2755" y="16001"/>
                                </a:cubicBezTo>
                                <a:cubicBezTo>
                                  <a:pt x="2756" y="16001"/>
                                  <a:pt x="2756" y="16001"/>
                                  <a:pt x="2756" y="16002"/>
                                </a:cubicBezTo>
                                <a:cubicBezTo>
                                  <a:pt x="3157" y="15803"/>
                                  <a:pt x="3581" y="15651"/>
                                  <a:pt x="4018" y="15553"/>
                                </a:cubicBezTo>
                                <a:lnTo>
                                  <a:pt x="8950" y="16926"/>
                                </a:lnTo>
                                <a:lnTo>
                                  <a:pt x="9168" y="16907"/>
                                </a:lnTo>
                                <a:cubicBezTo>
                                  <a:pt x="12905" y="20055"/>
                                  <a:pt x="16752" y="23077"/>
                                  <a:pt x="20550" y="26148"/>
                                </a:cubicBezTo>
                                <a:cubicBezTo>
                                  <a:pt x="22428" y="27667"/>
                                  <a:pt x="22863" y="30356"/>
                                  <a:pt x="21560" y="32389"/>
                                </a:cubicBezTo>
                                <a:lnTo>
                                  <a:pt x="19471" y="32845"/>
                                </a:lnTo>
                                <a:lnTo>
                                  <a:pt x="21288" y="35649"/>
                                </a:lnTo>
                                <a:lnTo>
                                  <a:pt x="21294" y="35659"/>
                                </a:lnTo>
                                <a:lnTo>
                                  <a:pt x="36826" y="60771"/>
                                </a:lnTo>
                                <a:lnTo>
                                  <a:pt x="45930" y="75719"/>
                                </a:lnTo>
                                <a:lnTo>
                                  <a:pt x="47251" y="59096"/>
                                </a:lnTo>
                                <a:cubicBezTo>
                                  <a:pt x="47701" y="52458"/>
                                  <a:pt x="48180" y="45792"/>
                                  <a:pt x="49173" y="39208"/>
                                </a:cubicBezTo>
                                <a:cubicBezTo>
                                  <a:pt x="49577" y="36536"/>
                                  <a:pt x="50077" y="33500"/>
                                  <a:pt x="51248" y="30932"/>
                                </a:cubicBezTo>
                                <a:lnTo>
                                  <a:pt x="52209" y="30070"/>
                                </a:lnTo>
                                <a:lnTo>
                                  <a:pt x="52322" y="29255"/>
                                </a:lnTo>
                                <a:lnTo>
                                  <a:pt x="57342" y="25465"/>
                                </a:lnTo>
                                <a:lnTo>
                                  <a:pt x="57342" y="25465"/>
                                </a:lnTo>
                                <a:lnTo>
                                  <a:pt x="57342" y="25465"/>
                                </a:lnTo>
                                <a:lnTo>
                                  <a:pt x="57342" y="25465"/>
                                </a:lnTo>
                                <a:lnTo>
                                  <a:pt x="57342" y="25465"/>
                                </a:lnTo>
                                <a:lnTo>
                                  <a:pt x="62624" y="25856"/>
                                </a:lnTo>
                                <a:lnTo>
                                  <a:pt x="63107" y="26348"/>
                                </a:lnTo>
                                <a:lnTo>
                                  <a:pt x="64931" y="26628"/>
                                </a:lnTo>
                                <a:lnTo>
                                  <a:pt x="71035" y="31641"/>
                                </a:lnTo>
                                <a:lnTo>
                                  <a:pt x="71035" y="31641"/>
                                </a:lnTo>
                                <a:cubicBezTo>
                                  <a:pt x="72650" y="33297"/>
                                  <a:pt x="74626" y="34558"/>
                                  <a:pt x="76924" y="34978"/>
                                </a:cubicBezTo>
                                <a:lnTo>
                                  <a:pt x="76924" y="34978"/>
                                </a:lnTo>
                                <a:lnTo>
                                  <a:pt x="76924" y="34978"/>
                                </a:lnTo>
                                <a:cubicBezTo>
                                  <a:pt x="79293" y="35411"/>
                                  <a:pt x="81776" y="35838"/>
                                  <a:pt x="84195" y="35689"/>
                                </a:cubicBezTo>
                                <a:lnTo>
                                  <a:pt x="84196" y="35689"/>
                                </a:lnTo>
                                <a:lnTo>
                                  <a:pt x="87880" y="34250"/>
                                </a:lnTo>
                                <a:lnTo>
                                  <a:pt x="87880" y="34249"/>
                                </a:lnTo>
                                <a:cubicBezTo>
                                  <a:pt x="89849" y="33044"/>
                                  <a:pt x="91446" y="31295"/>
                                  <a:pt x="92795" y="29442"/>
                                </a:cubicBezTo>
                                <a:cubicBezTo>
                                  <a:pt x="94803" y="26681"/>
                                  <a:pt x="96502" y="23706"/>
                                  <a:pt x="97946" y="20616"/>
                                </a:cubicBezTo>
                                <a:cubicBezTo>
                                  <a:pt x="99530" y="17225"/>
                                  <a:pt x="101121" y="13838"/>
                                  <a:pt x="102724" y="10456"/>
                                </a:cubicBezTo>
                                <a:lnTo>
                                  <a:pt x="102724" y="10456"/>
                                </a:lnTo>
                                <a:lnTo>
                                  <a:pt x="108609" y="1412"/>
                                </a:lnTo>
                                <a:cubicBezTo>
                                  <a:pt x="109446" y="477"/>
                                  <a:pt x="110680" y="0"/>
                                  <a:pt x="111928" y="13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32812" name="Shape 30"/>
                        <wps:cNvSpPr/>
                        <wps:spPr>
                          <a:xfrm>
                            <a:off x="342682" y="185576"/>
                            <a:ext cx="70849" cy="91322"/>
                          </a:xfrm>
                          <a:custGeom>
                            <a:avLst/>
                            <a:gdLst/>
                            <a:ahLst/>
                            <a:cxnLst/>
                            <a:rect l="0" t="0" r="0" b="0"/>
                            <a:pathLst>
                              <a:path w="70849" h="91322">
                                <a:moveTo>
                                  <a:pt x="63415" y="0"/>
                                </a:moveTo>
                                <a:lnTo>
                                  <a:pt x="64747" y="546"/>
                                </a:lnTo>
                                <a:lnTo>
                                  <a:pt x="66587" y="605"/>
                                </a:lnTo>
                                <a:lnTo>
                                  <a:pt x="67678" y="1746"/>
                                </a:lnTo>
                                <a:lnTo>
                                  <a:pt x="68616" y="2130"/>
                                </a:lnTo>
                                <a:lnTo>
                                  <a:pt x="69062" y="3194"/>
                                </a:lnTo>
                                <a:lnTo>
                                  <a:pt x="70225" y="4411"/>
                                </a:lnTo>
                                <a:cubicBezTo>
                                  <a:pt x="70614" y="5348"/>
                                  <a:pt x="70784" y="6319"/>
                                  <a:pt x="70788" y="7315"/>
                                </a:cubicBezTo>
                                <a:cubicBezTo>
                                  <a:pt x="70795" y="8960"/>
                                  <a:pt x="70801" y="10605"/>
                                  <a:pt x="70808" y="12249"/>
                                </a:cubicBezTo>
                                <a:cubicBezTo>
                                  <a:pt x="70849" y="22754"/>
                                  <a:pt x="70482" y="33272"/>
                                  <a:pt x="70271" y="43772"/>
                                </a:cubicBezTo>
                                <a:cubicBezTo>
                                  <a:pt x="70123" y="51090"/>
                                  <a:pt x="69926" y="58432"/>
                                  <a:pt x="69225" y="65722"/>
                                </a:cubicBezTo>
                                <a:cubicBezTo>
                                  <a:pt x="69011" y="67948"/>
                                  <a:pt x="68752" y="70180"/>
                                  <a:pt x="68305" y="72373"/>
                                </a:cubicBezTo>
                                <a:cubicBezTo>
                                  <a:pt x="67834" y="74684"/>
                                  <a:pt x="67136" y="77172"/>
                                  <a:pt x="65291" y="78781"/>
                                </a:cubicBezTo>
                                <a:cubicBezTo>
                                  <a:pt x="63424" y="80409"/>
                                  <a:pt x="60745" y="80713"/>
                                  <a:pt x="58562" y="79543"/>
                                </a:cubicBezTo>
                                <a:lnTo>
                                  <a:pt x="54666" y="73665"/>
                                </a:lnTo>
                                <a:lnTo>
                                  <a:pt x="51370" y="80334"/>
                                </a:lnTo>
                                <a:cubicBezTo>
                                  <a:pt x="51262" y="80468"/>
                                  <a:pt x="51150" y="80598"/>
                                  <a:pt x="51034" y="80725"/>
                                </a:cubicBezTo>
                                <a:lnTo>
                                  <a:pt x="50731" y="80868"/>
                                </a:lnTo>
                                <a:lnTo>
                                  <a:pt x="41011" y="89000"/>
                                </a:lnTo>
                                <a:lnTo>
                                  <a:pt x="27861" y="91322"/>
                                </a:lnTo>
                                <a:lnTo>
                                  <a:pt x="27861" y="91322"/>
                                </a:lnTo>
                                <a:lnTo>
                                  <a:pt x="27861" y="91322"/>
                                </a:lnTo>
                                <a:lnTo>
                                  <a:pt x="27861" y="91322"/>
                                </a:lnTo>
                                <a:cubicBezTo>
                                  <a:pt x="27770" y="91310"/>
                                  <a:pt x="27679" y="91295"/>
                                  <a:pt x="27588" y="91280"/>
                                </a:cubicBezTo>
                                <a:lnTo>
                                  <a:pt x="26126" y="90359"/>
                                </a:lnTo>
                                <a:lnTo>
                                  <a:pt x="8181" y="80401"/>
                                </a:lnTo>
                                <a:cubicBezTo>
                                  <a:pt x="2446" y="73806"/>
                                  <a:pt x="80" y="65163"/>
                                  <a:pt x="38" y="56550"/>
                                </a:cubicBezTo>
                                <a:cubicBezTo>
                                  <a:pt x="0" y="48927"/>
                                  <a:pt x="713" y="41272"/>
                                  <a:pt x="2525" y="33857"/>
                                </a:cubicBezTo>
                                <a:cubicBezTo>
                                  <a:pt x="3362" y="30434"/>
                                  <a:pt x="4656" y="26815"/>
                                  <a:pt x="6669" y="23804"/>
                                </a:cubicBezTo>
                                <a:lnTo>
                                  <a:pt x="15121" y="17396"/>
                                </a:lnTo>
                                <a:lnTo>
                                  <a:pt x="15128" y="17390"/>
                                </a:lnTo>
                                <a:lnTo>
                                  <a:pt x="15128" y="17390"/>
                                </a:lnTo>
                                <a:lnTo>
                                  <a:pt x="15128" y="17390"/>
                                </a:lnTo>
                                <a:lnTo>
                                  <a:pt x="15132" y="17392"/>
                                </a:lnTo>
                                <a:lnTo>
                                  <a:pt x="23649" y="17802"/>
                                </a:lnTo>
                                <a:lnTo>
                                  <a:pt x="25055" y="20949"/>
                                </a:lnTo>
                                <a:lnTo>
                                  <a:pt x="26982" y="22228"/>
                                </a:lnTo>
                                <a:cubicBezTo>
                                  <a:pt x="28002" y="23744"/>
                                  <a:pt x="28443" y="25648"/>
                                  <a:pt x="28065" y="27582"/>
                                </a:cubicBezTo>
                                <a:lnTo>
                                  <a:pt x="28045" y="27641"/>
                                </a:lnTo>
                                <a:lnTo>
                                  <a:pt x="28050" y="27653"/>
                                </a:lnTo>
                                <a:lnTo>
                                  <a:pt x="27972" y="27861"/>
                                </a:lnTo>
                                <a:lnTo>
                                  <a:pt x="25093" y="36513"/>
                                </a:lnTo>
                                <a:cubicBezTo>
                                  <a:pt x="23151" y="41415"/>
                                  <a:pt x="21033" y="46248"/>
                                  <a:pt x="18887" y="51064"/>
                                </a:cubicBezTo>
                                <a:lnTo>
                                  <a:pt x="18185" y="51388"/>
                                </a:lnTo>
                                <a:lnTo>
                                  <a:pt x="17911" y="56194"/>
                                </a:lnTo>
                                <a:cubicBezTo>
                                  <a:pt x="18062" y="60531"/>
                                  <a:pt x="19003" y="65091"/>
                                  <a:pt x="21924" y="68450"/>
                                </a:cubicBezTo>
                                <a:lnTo>
                                  <a:pt x="21924" y="68450"/>
                                </a:lnTo>
                                <a:lnTo>
                                  <a:pt x="30614" y="73579"/>
                                </a:lnTo>
                                <a:lnTo>
                                  <a:pt x="30615" y="73579"/>
                                </a:lnTo>
                                <a:cubicBezTo>
                                  <a:pt x="33738" y="74114"/>
                                  <a:pt x="36553" y="71368"/>
                                  <a:pt x="38453" y="69280"/>
                                </a:cubicBezTo>
                                <a:cubicBezTo>
                                  <a:pt x="43210" y="64052"/>
                                  <a:pt x="46564" y="57702"/>
                                  <a:pt x="48894" y="51062"/>
                                </a:cubicBezTo>
                                <a:lnTo>
                                  <a:pt x="52404" y="37716"/>
                                </a:lnTo>
                                <a:lnTo>
                                  <a:pt x="52731" y="21596"/>
                                </a:lnTo>
                                <a:cubicBezTo>
                                  <a:pt x="52957" y="17442"/>
                                  <a:pt x="52990" y="12708"/>
                                  <a:pt x="54724" y="8842"/>
                                </a:cubicBezTo>
                                <a:cubicBezTo>
                                  <a:pt x="55397" y="7341"/>
                                  <a:pt x="56070" y="5841"/>
                                  <a:pt x="56742" y="4340"/>
                                </a:cubicBezTo>
                                <a:lnTo>
                                  <a:pt x="56743" y="4339"/>
                                </a:lnTo>
                                <a:lnTo>
                                  <a:pt x="60822" y="419"/>
                                </a:lnTo>
                                <a:lnTo>
                                  <a:pt x="62678" y="479"/>
                                </a:lnTo>
                                <a:lnTo>
                                  <a:pt x="634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900786" name="Shape 31"/>
                        <wps:cNvSpPr/>
                        <wps:spPr>
                          <a:xfrm>
                            <a:off x="368842" y="111600"/>
                            <a:ext cx="44595" cy="28415"/>
                          </a:xfrm>
                          <a:custGeom>
                            <a:avLst/>
                            <a:gdLst/>
                            <a:ahLst/>
                            <a:cxnLst/>
                            <a:rect l="0" t="0" r="0" b="0"/>
                            <a:pathLst>
                              <a:path w="44595" h="28415">
                                <a:moveTo>
                                  <a:pt x="14750" y="702"/>
                                </a:moveTo>
                                <a:cubicBezTo>
                                  <a:pt x="16511" y="0"/>
                                  <a:pt x="18522" y="464"/>
                                  <a:pt x="19799" y="1863"/>
                                </a:cubicBezTo>
                                <a:cubicBezTo>
                                  <a:pt x="21492" y="3721"/>
                                  <a:pt x="21358" y="6599"/>
                                  <a:pt x="19501" y="8292"/>
                                </a:cubicBezTo>
                                <a:lnTo>
                                  <a:pt x="17122" y="10670"/>
                                </a:lnTo>
                                <a:lnTo>
                                  <a:pt x="25291" y="14134"/>
                                </a:lnTo>
                                <a:cubicBezTo>
                                  <a:pt x="30272" y="15834"/>
                                  <a:pt x="35366" y="17204"/>
                                  <a:pt x="40478" y="18447"/>
                                </a:cubicBezTo>
                                <a:cubicBezTo>
                                  <a:pt x="43008" y="19062"/>
                                  <a:pt x="44595" y="21571"/>
                                  <a:pt x="44068" y="24120"/>
                                </a:cubicBezTo>
                                <a:cubicBezTo>
                                  <a:pt x="43528" y="26734"/>
                                  <a:pt x="40972" y="28415"/>
                                  <a:pt x="38358" y="27875"/>
                                </a:cubicBezTo>
                                <a:lnTo>
                                  <a:pt x="11519" y="21752"/>
                                </a:lnTo>
                                <a:lnTo>
                                  <a:pt x="11513" y="21755"/>
                                </a:lnTo>
                                <a:lnTo>
                                  <a:pt x="11437" y="21733"/>
                                </a:lnTo>
                                <a:lnTo>
                                  <a:pt x="11161" y="21670"/>
                                </a:lnTo>
                                <a:lnTo>
                                  <a:pt x="11017" y="21610"/>
                                </a:lnTo>
                                <a:lnTo>
                                  <a:pt x="5786" y="20081"/>
                                </a:lnTo>
                                <a:lnTo>
                                  <a:pt x="1868" y="16971"/>
                                </a:lnTo>
                                <a:lnTo>
                                  <a:pt x="1600" y="16831"/>
                                </a:lnTo>
                                <a:lnTo>
                                  <a:pt x="1570" y="16735"/>
                                </a:lnTo>
                                <a:lnTo>
                                  <a:pt x="1228" y="16463"/>
                                </a:lnTo>
                                <a:lnTo>
                                  <a:pt x="818" y="14330"/>
                                </a:lnTo>
                                <a:lnTo>
                                  <a:pt x="0" y="11717"/>
                                </a:lnTo>
                                <a:lnTo>
                                  <a:pt x="258" y="11419"/>
                                </a:lnTo>
                                <a:lnTo>
                                  <a:pt x="142" y="10812"/>
                                </a:lnTo>
                                <a:cubicBezTo>
                                  <a:pt x="432" y="9515"/>
                                  <a:pt x="1085" y="8329"/>
                                  <a:pt x="2025" y="7390"/>
                                </a:cubicBezTo>
                                <a:lnTo>
                                  <a:pt x="3756" y="7391"/>
                                </a:lnTo>
                                <a:lnTo>
                                  <a:pt x="6455" y="4282"/>
                                </a:lnTo>
                                <a:cubicBezTo>
                                  <a:pt x="9154" y="2948"/>
                                  <a:pt x="11956" y="1817"/>
                                  <a:pt x="14750" y="70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6142806" name="Shape 32"/>
                        <wps:cNvSpPr/>
                        <wps:spPr>
                          <a:xfrm>
                            <a:off x="426919" y="69041"/>
                            <a:ext cx="38503" cy="181888"/>
                          </a:xfrm>
                          <a:custGeom>
                            <a:avLst/>
                            <a:gdLst/>
                            <a:ahLst/>
                            <a:cxnLst/>
                            <a:rect l="0" t="0" r="0" b="0"/>
                            <a:pathLst>
                              <a:path w="38503" h="181888">
                                <a:moveTo>
                                  <a:pt x="3933" y="1109"/>
                                </a:moveTo>
                                <a:cubicBezTo>
                                  <a:pt x="6344" y="0"/>
                                  <a:pt x="9151" y="471"/>
                                  <a:pt x="11199" y="2108"/>
                                </a:cubicBezTo>
                                <a:cubicBezTo>
                                  <a:pt x="12773" y="3366"/>
                                  <a:pt x="13809" y="5155"/>
                                  <a:pt x="14528" y="7008"/>
                                </a:cubicBezTo>
                                <a:cubicBezTo>
                                  <a:pt x="16025" y="10865"/>
                                  <a:pt x="16494" y="15127"/>
                                  <a:pt x="16847" y="19219"/>
                                </a:cubicBezTo>
                                <a:cubicBezTo>
                                  <a:pt x="17775" y="29982"/>
                                  <a:pt x="18608" y="40754"/>
                                  <a:pt x="19399" y="51528"/>
                                </a:cubicBezTo>
                                <a:cubicBezTo>
                                  <a:pt x="20353" y="64538"/>
                                  <a:pt x="21717" y="77515"/>
                                  <a:pt x="23328" y="90458"/>
                                </a:cubicBezTo>
                                <a:cubicBezTo>
                                  <a:pt x="24965" y="103616"/>
                                  <a:pt x="26708" y="116760"/>
                                  <a:pt x="28617" y="129880"/>
                                </a:cubicBezTo>
                                <a:cubicBezTo>
                                  <a:pt x="29927" y="138878"/>
                                  <a:pt x="31261" y="147943"/>
                                  <a:pt x="33450" y="156778"/>
                                </a:cubicBezTo>
                                <a:lnTo>
                                  <a:pt x="33449" y="156778"/>
                                </a:lnTo>
                                <a:lnTo>
                                  <a:pt x="38023" y="174663"/>
                                </a:lnTo>
                                <a:cubicBezTo>
                                  <a:pt x="38503" y="176479"/>
                                  <a:pt x="37992" y="178412"/>
                                  <a:pt x="36678" y="179753"/>
                                </a:cubicBezTo>
                                <a:cubicBezTo>
                                  <a:pt x="34618" y="181855"/>
                                  <a:pt x="31246" y="181888"/>
                                  <a:pt x="29145" y="179830"/>
                                </a:cubicBezTo>
                                <a:lnTo>
                                  <a:pt x="17324" y="162134"/>
                                </a:lnTo>
                                <a:lnTo>
                                  <a:pt x="17322" y="162132"/>
                                </a:lnTo>
                                <a:lnTo>
                                  <a:pt x="17321" y="162132"/>
                                </a:lnTo>
                                <a:lnTo>
                                  <a:pt x="17320" y="162128"/>
                                </a:lnTo>
                                <a:lnTo>
                                  <a:pt x="16905" y="160876"/>
                                </a:lnTo>
                                <a:lnTo>
                                  <a:pt x="16950" y="160577"/>
                                </a:lnTo>
                                <a:lnTo>
                                  <a:pt x="10254" y="132552"/>
                                </a:lnTo>
                                <a:cubicBezTo>
                                  <a:pt x="8320" y="119262"/>
                                  <a:pt x="6669" y="105931"/>
                                  <a:pt x="5204" y="92580"/>
                                </a:cubicBezTo>
                                <a:cubicBezTo>
                                  <a:pt x="3743" y="79266"/>
                                  <a:pt x="2625" y="65907"/>
                                  <a:pt x="2071" y="52522"/>
                                </a:cubicBezTo>
                                <a:cubicBezTo>
                                  <a:pt x="1614" y="41508"/>
                                  <a:pt x="1494" y="30460"/>
                                  <a:pt x="2100" y="19448"/>
                                </a:cubicBezTo>
                                <a:cubicBezTo>
                                  <a:pt x="2277" y="16222"/>
                                  <a:pt x="2497" y="12910"/>
                                  <a:pt x="2148" y="9686"/>
                                </a:cubicBezTo>
                                <a:lnTo>
                                  <a:pt x="2143" y="9690"/>
                                </a:lnTo>
                                <a:cubicBezTo>
                                  <a:pt x="1783" y="9286"/>
                                  <a:pt x="1484" y="8830"/>
                                  <a:pt x="1258" y="8337"/>
                                </a:cubicBezTo>
                                <a:cubicBezTo>
                                  <a:pt x="0" y="5604"/>
                                  <a:pt x="1198" y="2366"/>
                                  <a:pt x="3933" y="110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9872224" name="Shape 33"/>
                        <wps:cNvSpPr/>
                        <wps:spPr>
                          <a:xfrm>
                            <a:off x="423052" y="0"/>
                            <a:ext cx="267660" cy="244660"/>
                          </a:xfrm>
                          <a:custGeom>
                            <a:avLst/>
                            <a:gdLst/>
                            <a:ahLst/>
                            <a:cxnLst/>
                            <a:rect l="0" t="0" r="0" b="0"/>
                            <a:pathLst>
                              <a:path w="267660" h="244660">
                                <a:moveTo>
                                  <a:pt x="264428" y="2131"/>
                                </a:moveTo>
                                <a:cubicBezTo>
                                  <a:pt x="267249" y="4442"/>
                                  <a:pt x="267660" y="8601"/>
                                  <a:pt x="265350" y="11421"/>
                                </a:cubicBezTo>
                                <a:cubicBezTo>
                                  <a:pt x="244866" y="36413"/>
                                  <a:pt x="225381" y="62707"/>
                                  <a:pt x="210331" y="91389"/>
                                </a:cubicBezTo>
                                <a:cubicBezTo>
                                  <a:pt x="210307" y="91435"/>
                                  <a:pt x="210283" y="91480"/>
                                  <a:pt x="210258" y="91526"/>
                                </a:cubicBezTo>
                                <a:lnTo>
                                  <a:pt x="210249" y="91533"/>
                                </a:lnTo>
                                <a:lnTo>
                                  <a:pt x="173247" y="157380"/>
                                </a:lnTo>
                                <a:cubicBezTo>
                                  <a:pt x="159794" y="180274"/>
                                  <a:pt x="144865" y="202998"/>
                                  <a:pt x="125974" y="221826"/>
                                </a:cubicBezTo>
                                <a:cubicBezTo>
                                  <a:pt x="119766" y="228013"/>
                                  <a:pt x="113156" y="234167"/>
                                  <a:pt x="105542" y="238605"/>
                                </a:cubicBezTo>
                                <a:cubicBezTo>
                                  <a:pt x="99413" y="242177"/>
                                  <a:pt x="91778" y="244660"/>
                                  <a:pt x="84986" y="241339"/>
                                </a:cubicBezTo>
                                <a:cubicBezTo>
                                  <a:pt x="82991" y="240363"/>
                                  <a:pt x="81485" y="238745"/>
                                  <a:pt x="80627" y="236836"/>
                                </a:cubicBezTo>
                                <a:lnTo>
                                  <a:pt x="80485" y="234970"/>
                                </a:lnTo>
                                <a:lnTo>
                                  <a:pt x="75238" y="227548"/>
                                </a:lnTo>
                                <a:lnTo>
                                  <a:pt x="77254" y="212378"/>
                                </a:lnTo>
                                <a:lnTo>
                                  <a:pt x="76103" y="212138"/>
                                </a:lnTo>
                                <a:lnTo>
                                  <a:pt x="73661" y="207993"/>
                                </a:lnTo>
                                <a:lnTo>
                                  <a:pt x="73510" y="207951"/>
                                </a:lnTo>
                                <a:cubicBezTo>
                                  <a:pt x="71753" y="206582"/>
                                  <a:pt x="70519" y="204542"/>
                                  <a:pt x="70224" y="202157"/>
                                </a:cubicBezTo>
                                <a:cubicBezTo>
                                  <a:pt x="69535" y="196601"/>
                                  <a:pt x="70234" y="190901"/>
                                  <a:pt x="71208" y="185424"/>
                                </a:cubicBezTo>
                                <a:lnTo>
                                  <a:pt x="76537" y="169400"/>
                                </a:lnTo>
                                <a:lnTo>
                                  <a:pt x="71987" y="167702"/>
                                </a:lnTo>
                                <a:cubicBezTo>
                                  <a:pt x="69346" y="165544"/>
                                  <a:pt x="67222" y="162627"/>
                                  <a:pt x="65621" y="159610"/>
                                </a:cubicBezTo>
                                <a:cubicBezTo>
                                  <a:pt x="65437" y="159262"/>
                                  <a:pt x="65277" y="158902"/>
                                  <a:pt x="65142" y="158533"/>
                                </a:cubicBezTo>
                                <a:lnTo>
                                  <a:pt x="65180" y="157651"/>
                                </a:lnTo>
                                <a:lnTo>
                                  <a:pt x="64304" y="153765"/>
                                </a:lnTo>
                                <a:lnTo>
                                  <a:pt x="49520" y="167416"/>
                                </a:lnTo>
                                <a:cubicBezTo>
                                  <a:pt x="44078" y="172172"/>
                                  <a:pt x="38704" y="177004"/>
                                  <a:pt x="33410" y="181922"/>
                                </a:cubicBezTo>
                                <a:lnTo>
                                  <a:pt x="20587" y="195242"/>
                                </a:lnTo>
                                <a:lnTo>
                                  <a:pt x="20587" y="195242"/>
                                </a:lnTo>
                                <a:lnTo>
                                  <a:pt x="14222" y="204702"/>
                                </a:lnTo>
                                <a:lnTo>
                                  <a:pt x="13698" y="217472"/>
                                </a:lnTo>
                                <a:cubicBezTo>
                                  <a:pt x="14233" y="220309"/>
                                  <a:pt x="12645" y="223120"/>
                                  <a:pt x="9939" y="224125"/>
                                </a:cubicBezTo>
                                <a:cubicBezTo>
                                  <a:pt x="6871" y="225265"/>
                                  <a:pt x="3459" y="223703"/>
                                  <a:pt x="2319" y="220635"/>
                                </a:cubicBezTo>
                                <a:cubicBezTo>
                                  <a:pt x="1081" y="217305"/>
                                  <a:pt x="227" y="213776"/>
                                  <a:pt x="0" y="210232"/>
                                </a:cubicBezTo>
                                <a:lnTo>
                                  <a:pt x="1439" y="199779"/>
                                </a:lnTo>
                                <a:lnTo>
                                  <a:pt x="1433" y="199766"/>
                                </a:lnTo>
                                <a:lnTo>
                                  <a:pt x="1443" y="199750"/>
                                </a:lnTo>
                                <a:lnTo>
                                  <a:pt x="1445" y="199732"/>
                                </a:lnTo>
                                <a:cubicBezTo>
                                  <a:pt x="1464" y="199682"/>
                                  <a:pt x="1483" y="199634"/>
                                  <a:pt x="1502" y="199584"/>
                                </a:cubicBezTo>
                                <a:lnTo>
                                  <a:pt x="1565" y="199558"/>
                                </a:lnTo>
                                <a:lnTo>
                                  <a:pt x="9952" y="186330"/>
                                </a:lnTo>
                                <a:lnTo>
                                  <a:pt x="9952" y="186330"/>
                                </a:lnTo>
                                <a:cubicBezTo>
                                  <a:pt x="14344" y="181089"/>
                                  <a:pt x="19298" y="176332"/>
                                  <a:pt x="24501" y="171905"/>
                                </a:cubicBezTo>
                                <a:cubicBezTo>
                                  <a:pt x="30204" y="167051"/>
                                  <a:pt x="36148" y="162482"/>
                                  <a:pt x="42276" y="158181"/>
                                </a:cubicBezTo>
                                <a:cubicBezTo>
                                  <a:pt x="48039" y="154136"/>
                                  <a:pt x="53672" y="149901"/>
                                  <a:pt x="59118" y="145436"/>
                                </a:cubicBezTo>
                                <a:lnTo>
                                  <a:pt x="61798" y="142651"/>
                                </a:lnTo>
                                <a:lnTo>
                                  <a:pt x="60854" y="138460"/>
                                </a:lnTo>
                                <a:cubicBezTo>
                                  <a:pt x="60926" y="135462"/>
                                  <a:pt x="61100" y="132414"/>
                                  <a:pt x="61799" y="129488"/>
                                </a:cubicBezTo>
                                <a:lnTo>
                                  <a:pt x="64078" y="126987"/>
                                </a:lnTo>
                                <a:lnTo>
                                  <a:pt x="64704" y="123862"/>
                                </a:lnTo>
                                <a:cubicBezTo>
                                  <a:pt x="65970" y="121971"/>
                                  <a:pt x="67958" y="120564"/>
                                  <a:pt x="70367" y="120087"/>
                                </a:cubicBezTo>
                                <a:lnTo>
                                  <a:pt x="70367" y="120087"/>
                                </a:lnTo>
                                <a:lnTo>
                                  <a:pt x="70368" y="120086"/>
                                </a:lnTo>
                                <a:cubicBezTo>
                                  <a:pt x="72657" y="119634"/>
                                  <a:pt x="75032" y="120100"/>
                                  <a:pt x="76981" y="121383"/>
                                </a:cubicBezTo>
                                <a:lnTo>
                                  <a:pt x="77227" y="121745"/>
                                </a:lnTo>
                                <a:lnTo>
                                  <a:pt x="78732" y="122109"/>
                                </a:lnTo>
                                <a:cubicBezTo>
                                  <a:pt x="80990" y="123895"/>
                                  <a:pt x="82512" y="126615"/>
                                  <a:pt x="82681" y="129737"/>
                                </a:cubicBezTo>
                                <a:cubicBezTo>
                                  <a:pt x="82705" y="130175"/>
                                  <a:pt x="82687" y="130614"/>
                                  <a:pt x="82628" y="131049"/>
                                </a:cubicBezTo>
                                <a:lnTo>
                                  <a:pt x="82017" y="132098"/>
                                </a:lnTo>
                                <a:lnTo>
                                  <a:pt x="81061" y="135499"/>
                                </a:lnTo>
                                <a:lnTo>
                                  <a:pt x="79230" y="137875"/>
                                </a:lnTo>
                                <a:lnTo>
                                  <a:pt x="79162" y="138904"/>
                                </a:lnTo>
                                <a:cubicBezTo>
                                  <a:pt x="79049" y="143567"/>
                                  <a:pt x="79655" y="148252"/>
                                  <a:pt x="81260" y="152644"/>
                                </a:cubicBezTo>
                                <a:lnTo>
                                  <a:pt x="82826" y="155785"/>
                                </a:lnTo>
                                <a:lnTo>
                                  <a:pt x="86288" y="153721"/>
                                </a:lnTo>
                                <a:lnTo>
                                  <a:pt x="87658" y="151783"/>
                                </a:lnTo>
                                <a:cubicBezTo>
                                  <a:pt x="89153" y="150589"/>
                                  <a:pt x="90648" y="149395"/>
                                  <a:pt x="92141" y="148200"/>
                                </a:cubicBezTo>
                                <a:lnTo>
                                  <a:pt x="92143" y="148200"/>
                                </a:lnTo>
                                <a:lnTo>
                                  <a:pt x="92143" y="148200"/>
                                </a:lnTo>
                                <a:cubicBezTo>
                                  <a:pt x="92717" y="147741"/>
                                  <a:pt x="93341" y="147363"/>
                                  <a:pt x="94027" y="147089"/>
                                </a:cubicBezTo>
                                <a:cubicBezTo>
                                  <a:pt x="96500" y="146097"/>
                                  <a:pt x="99322" y="146596"/>
                                  <a:pt x="101304" y="148374"/>
                                </a:cubicBezTo>
                                <a:cubicBezTo>
                                  <a:pt x="102947" y="149846"/>
                                  <a:pt x="103799" y="152005"/>
                                  <a:pt x="103604" y="154201"/>
                                </a:cubicBezTo>
                                <a:lnTo>
                                  <a:pt x="101726" y="158393"/>
                                </a:lnTo>
                                <a:lnTo>
                                  <a:pt x="101726" y="158394"/>
                                </a:lnTo>
                                <a:cubicBezTo>
                                  <a:pt x="100441" y="159813"/>
                                  <a:pt x="99157" y="161230"/>
                                  <a:pt x="97873" y="162649"/>
                                </a:cubicBezTo>
                                <a:cubicBezTo>
                                  <a:pt x="95375" y="165407"/>
                                  <a:pt x="93847" y="169271"/>
                                  <a:pt x="92389" y="172630"/>
                                </a:cubicBezTo>
                                <a:cubicBezTo>
                                  <a:pt x="90255" y="177546"/>
                                  <a:pt x="88736" y="182731"/>
                                  <a:pt x="88023" y="188046"/>
                                </a:cubicBezTo>
                                <a:lnTo>
                                  <a:pt x="87971" y="189234"/>
                                </a:lnTo>
                                <a:lnTo>
                                  <a:pt x="96481" y="171713"/>
                                </a:lnTo>
                                <a:cubicBezTo>
                                  <a:pt x="104277" y="158808"/>
                                  <a:pt x="112484" y="146108"/>
                                  <a:pt x="121603" y="134091"/>
                                </a:cubicBezTo>
                                <a:cubicBezTo>
                                  <a:pt x="121610" y="134081"/>
                                  <a:pt x="121618" y="134071"/>
                                  <a:pt x="121626" y="134061"/>
                                </a:cubicBezTo>
                                <a:lnTo>
                                  <a:pt x="121628" y="134060"/>
                                </a:lnTo>
                                <a:lnTo>
                                  <a:pt x="130833" y="122552"/>
                                </a:lnTo>
                                <a:cubicBezTo>
                                  <a:pt x="131831" y="121427"/>
                                  <a:pt x="132859" y="120312"/>
                                  <a:pt x="134011" y="119340"/>
                                </a:cubicBezTo>
                                <a:cubicBezTo>
                                  <a:pt x="137361" y="116511"/>
                                  <a:pt x="142267" y="115870"/>
                                  <a:pt x="145690" y="119141"/>
                                </a:cubicBezTo>
                                <a:lnTo>
                                  <a:pt x="145690" y="119141"/>
                                </a:lnTo>
                                <a:lnTo>
                                  <a:pt x="145691" y="119141"/>
                                </a:lnTo>
                                <a:lnTo>
                                  <a:pt x="145694" y="119148"/>
                                </a:lnTo>
                                <a:lnTo>
                                  <a:pt x="147643" y="122134"/>
                                </a:lnTo>
                                <a:lnTo>
                                  <a:pt x="147592" y="123262"/>
                                </a:lnTo>
                                <a:lnTo>
                                  <a:pt x="148262" y="124713"/>
                                </a:lnTo>
                                <a:cubicBezTo>
                                  <a:pt x="148420" y="126751"/>
                                  <a:pt x="147990" y="128886"/>
                                  <a:pt x="147311" y="130875"/>
                                </a:cubicBezTo>
                                <a:cubicBezTo>
                                  <a:pt x="146246" y="133995"/>
                                  <a:pt x="144790" y="136987"/>
                                  <a:pt x="143312" y="139928"/>
                                </a:cubicBezTo>
                                <a:cubicBezTo>
                                  <a:pt x="143273" y="140007"/>
                                  <a:pt x="143232" y="140084"/>
                                  <a:pt x="143190" y="140162"/>
                                </a:cubicBezTo>
                                <a:lnTo>
                                  <a:pt x="143177" y="140173"/>
                                </a:lnTo>
                                <a:lnTo>
                                  <a:pt x="128499" y="166709"/>
                                </a:lnTo>
                                <a:cubicBezTo>
                                  <a:pt x="128491" y="166722"/>
                                  <a:pt x="128482" y="166736"/>
                                  <a:pt x="128475" y="166750"/>
                                </a:cubicBezTo>
                                <a:lnTo>
                                  <a:pt x="128470" y="166753"/>
                                </a:lnTo>
                                <a:lnTo>
                                  <a:pt x="108851" y="196810"/>
                                </a:lnTo>
                                <a:cubicBezTo>
                                  <a:pt x="108830" y="196837"/>
                                  <a:pt x="108811" y="196864"/>
                                  <a:pt x="108791" y="196890"/>
                                </a:cubicBezTo>
                                <a:lnTo>
                                  <a:pt x="108769" y="196903"/>
                                </a:lnTo>
                                <a:lnTo>
                                  <a:pt x="98662" y="208400"/>
                                </a:lnTo>
                                <a:lnTo>
                                  <a:pt x="95000" y="210228"/>
                                </a:lnTo>
                                <a:lnTo>
                                  <a:pt x="93137" y="215336"/>
                                </a:lnTo>
                                <a:lnTo>
                                  <a:pt x="92536" y="223568"/>
                                </a:lnTo>
                                <a:lnTo>
                                  <a:pt x="98545" y="220011"/>
                                </a:lnTo>
                                <a:cubicBezTo>
                                  <a:pt x="103286" y="216369"/>
                                  <a:pt x="107574" y="212134"/>
                                  <a:pt x="111707" y="207826"/>
                                </a:cubicBezTo>
                                <a:cubicBezTo>
                                  <a:pt x="129007" y="189796"/>
                                  <a:pt x="142743" y="168355"/>
                                  <a:pt x="155291" y="146861"/>
                                </a:cubicBezTo>
                                <a:cubicBezTo>
                                  <a:pt x="167883" y="125293"/>
                                  <a:pt x="180414" y="103677"/>
                                  <a:pt x="192436" y="81783"/>
                                </a:cubicBezTo>
                                <a:lnTo>
                                  <a:pt x="192444" y="81776"/>
                                </a:lnTo>
                                <a:lnTo>
                                  <a:pt x="221048" y="39833"/>
                                </a:lnTo>
                                <a:cubicBezTo>
                                  <a:pt x="231806" y="26676"/>
                                  <a:pt x="243557" y="14296"/>
                                  <a:pt x="255634" y="2512"/>
                                </a:cubicBezTo>
                                <a:cubicBezTo>
                                  <a:pt x="258040" y="164"/>
                                  <a:pt x="261829" y="0"/>
                                  <a:pt x="264428" y="213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AD23F1" id="Group 212" o:spid="_x0000_s1026" style="position:absolute;margin-left:1.55pt;margin-top:-19.9pt;width:54.4pt;height:38.1pt;z-index:-251644928" coordsize="6907,4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">
                <v:shape id="Shape 21" o:spid="_x0000_s1027" style="position:absolute;top:4140;width:680;height:697;visibility:visible;mso-wrap-style:square;v-text-anchor:top" coordsize="68070,6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" path="m68070,r,18303l57794,21464r,c50368,23468,42802,24949,35231,26289l19046,30231r640,739c22479,33735,25536,36262,28909,38290v1,,2,,3,2l28912,38292r11624,6204c40538,44497,40541,44497,40543,44498r,l54195,50039v4302,1471,8781,2432,13321,2729l67516,52768r554,-10l68070,69686r-1699,25l66371,69711r,l48701,66058c43428,64244,38244,62157,33217,59742r,l20199,52776c15665,50048,11539,46678,7794,42949,3921,39094,53,34248,20,28507,,25105,1371,22299,3469,20049r7799,-5123l11272,14922r10,-2l11330,14899r28,1l32121,9433c39203,8072,46282,6606,53240,4704r2,-1l68070,xe" fillcolor="black" stroked="f" strokeweight="0">
                  <v:stroke miterlimit="83231f" joinstyle="miter"/>
                  <v:path arrowok="t" textboxrect="0,0,68070,69711"/>
                </v:shape>
                <v:shape id="Shape 22" o:spid="_x0000_s1028" style="position:absolute;left:117;top:2720;width:563;height:1255;visibility:visible;mso-wrap-style:square;v-text-anchor:top" coordsize="56356,125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" path="m56356,r,15379l43205,17602v-5194,1694,-9751,4866,-13560,8741c25029,31040,21723,36856,19417,42992v-2580,6863,-4062,14117,-4328,21446c14858,70801,15147,77299,16775,83483r,l22175,93911r,c23840,95521,26024,96654,28068,97692v3919,1990,8033,3595,12165,5081l56356,108667r,16845l34841,117329r,l21041,111242v-3370,-1784,-6714,-3818,-9442,-6513l11599,104729r,-1l2206,87328v-1,-2,-2,-6,-3,-10l2204,87311,,63901v,-4,,-6,,-10l3,63884,5237,37680v2,-5,4,-10,6,-15l5254,37654,18752,15698v11,-10,21,-22,31,-32l18802,15666,38404,3023v14,-3,28,-8,42,-12l38474,3013,56356,xe" fillcolor="black" stroked="f" strokeweight="0">
                  <v:stroke miterlimit="83231f" joinstyle="miter"/>
                  <v:path arrowok="t" textboxrect="0,0,56356,125512"/>
                </v:shape>
                <v:shape id="Shape 26" o:spid="_x0000_s1029" style="position:absolute;left:680;top:2444;width:3593;height:2393;visibility:visible;mso-wrap-style:square;v-text-anchor:top" coordsize="359251,23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" path="m353845,218v1139,-218,2317,56,3242,756c358893,2338,359251,4908,357886,6714v-2283,3022,-4723,5922,-7223,8766c350223,15980,349712,16413,349146,16765r-50,-11l339375,25369r,c339265,25449,339153,25526,339039,25599r-69,13l325735,33543r-13991,4844l311744,38387r-22705,7956l289039,46343r-21513,8882l267526,55225v-4141,2011,-8206,4304,-11811,7185l255715,62410r-1,1l237475,79083v-11,10,-21,20,-32,30l237437,79116,215399,98226r,1l215399,98227r-16271,9671l199126,107900r,l199126,107900r-14761,6463l159104,126280r-2,2l159099,126282r-16954,7721c138084,135610,133872,137135,129527,137745r-16337,1628l113187,139375r,l113187,139375r,l113187,139375r-2,-1l98888,141206r,c94475,142087,90192,143557,86128,145482r,c79064,148827,72429,153176,65882,157416r-13498,7925l57531,169799v41,43,82,88,123,133l57816,170392r7718,16060c65554,186560,65573,186670,65590,186780r-48,192l65800,202613v-17,70,-35,140,-54,210l65669,202921r-4632,10901c58927,217188,56396,220279,53573,223069r-11002,8014l42571,231083r,l28855,236466v-4746,1242,-9586,2114,-14462,2648l,239330,,222402r12485,-236c16502,221701,20488,220947,24386,219869v3392,-939,6689,-2242,9756,-3973c36719,214442,39190,212741,41300,210655v1867,-1846,3551,-3881,4947,-6106c47473,202593,48413,200464,49024,198238r,l48874,189309v-454,-2994,-1394,-6086,-3457,-8382l37128,173527r-11598,5234l25530,178761,7591,185612r,l,187947,,169644r1762,-559c7437,167039,13047,164814,18587,162427r1,-1l19643,161933,3379,154437,,153152,,136306r8979,3282l8979,139588r1,l8999,139596r4,3l28038,148256v18,9,35,18,52,28l28096,148292r8607,5414l55984,142164r,l55985,142163r12,-8l56000,142154,78333,129023v5385,-2550,11054,-4506,16887,-5728c95248,123289,95276,123284,95304,123277r18,4l111951,120956r,c116949,120586,121935,120053,126894,119331v2863,-415,5677,-1585,8341,-2655c140508,114558,145636,112077,150707,109521v15,-8,30,-15,44,-23l150756,109498,177401,96839r,l191003,90869r,-1c195725,88613,200202,85863,204464,82836r69,-16l208016,80143v1624,-1294,3215,-2629,4786,-3986c216798,72705,220676,69118,224505,65484r,l244522,47794r,c249124,44419,254030,41470,259036,38741v128,-69,256,-134,386,-198l259498,38539,282352,28514r,l282353,28514r43,-17l282403,28498r24612,-7769l307016,20729r,c311436,19750,315870,18769,320227,17535r,c323854,16509,327248,14224,330374,12202r,l341931,5203r4,-19l342020,5149r372,-225l342532,4935,353845,218xe" fillcolor="black" stroked="f" strokeweight="0">
                  <v:stroke miterlimit="83231f" joinstyle="miter"/>
                  <v:path arrowok="t" textboxrect="0,0,359251,239330"/>
                </v:shape>
                <v:shape id="Shape 27" o:spid="_x0000_s1030" style="position:absolute;left:1307;top:2682;width:973;height:1039;visibility:visible;mso-wrap-style:square;v-text-anchor:top" coordsize="97213,103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" path="m36993,1162v1492,348,2983,696,4476,1043l41470,2206r2,-1c42654,2480,43702,3110,44398,4149v448,668,709,1446,756,2249l45084,6637r26,25l45064,6709r-753,2587l41009,11168r-2,3c39486,11363,37965,11553,36443,11744r-6569,3227l29874,14971r,l22540,25683v-2948,6594,-4394,13808,-5212,20950c16406,54684,15936,62802,16195,70904v126,3936,419,9079,3117,12256l19314,83162r7259,4031l38406,85189r1,c44164,82741,49364,79117,54036,74986,59479,70173,64289,64670,68424,58700l80355,39514,89211,14614v251,-1770,1695,-3131,3477,-3275c94793,11168,96638,12736,96809,14841v404,4977,-8,10001,-887,14960l92300,44091r7,11l92285,44150r-55,220c92129,44695,92002,45012,91851,45316r-88,30l82020,67633r-1,l81801,67966r-128,82l65318,87648v-16,14,-32,28,-48,43l65231,87705,45079,100876r,l23510,103892c16804,102631,10734,99162,6429,93840,1324,87531,12,79056,6,71169,,62261,849,53364,2248,44572,3619,35951,5910,27342,9995,19584,13056,13771,17006,7964,22670,4411r,c26884,1767,32000,,36993,1162xe" fillcolor="black" stroked="f" strokeweight="0">
                  <v:stroke miterlimit="83231f" joinstyle="miter"/>
                  <v:path arrowok="t" textboxrect="0,0,97213,103892"/>
                </v:shape>
                <v:shape id="Shape 28" o:spid="_x0000_s1031" style="position:absolute;left:1572;top:1707;width:1111;height:1730;visibility:visible;mso-wrap-style:square;v-text-anchor:top" coordsize="111017,173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" path="m3642,660c6679,,8662,1908,10389,3966v1479,1763,2880,3592,4278,5418l14380,12264r5131,8983l19511,21247r6,13l19744,21697r-3,7l33995,50038v25,57,50,114,73,172l34068,50238,46226,83486v19,65,38,130,55,195l46280,83694r7411,28633l64079,109918v158,2,315,7,473,17l65399,110351r14998,4916c80411,115276,80425,115284,80439,115295r7,10l92672,124696r,l101521,135992r135,34l101656,136026v2550,4274,5277,8447,8247,12442c110940,149864,111017,151751,110098,153228v-1235,1983,-3844,2588,-5827,1354l91626,144914r-34,5l91235,144615r-42,-32l91183,144572r-9366,-7964c81816,136608,81816,136608,81816,136608r,-1l71589,128707r,-1l71589,128706v-2393,-1579,-5126,-2944,-8034,-3130l63555,125576r,l63555,125576r-4686,494l58370,127233v-316,1839,-320,3749,-342,5609l58069,134717r1180,6506c59255,141267,59261,141313,59266,141359r-2,8l61013,157541r369,6497l61383,164038r-1,l61383,164040v1,17,1,34,2,52l60537,166473r-279,2291l59512,169348r-243,683l57674,170787r-1238,969l55894,172603v-902,319,-1853,479,-2809,471c52195,173068,51312,172917,50470,172629r-596,-641l49044,171887r-835,-1066l47634,170616r-638,-1344l45164,166932r-4,-3l45160,166928r,c44795,165617,44429,164306,44064,162996r,-1l42998,155327v-254,-3775,-332,-7562,-370,-11347l42762,140944,39234,119517c37177,108792,34584,98170,31723,87631,28772,76758,25262,66021,20973,55598r,l8429,26994c5735,21241,3041,15488,348,9735r,l367,9673,,3430c338,2785,804,2214,1369,1754v2,2,3,4,5,5c2032,1218,2809,841,3642,660xe" fillcolor="black" stroked="f" strokeweight="0">
                  <v:stroke miterlimit="83231f" joinstyle="miter"/>
                  <v:path arrowok="t" textboxrect="0,0,111017,173082"/>
                </v:shape>
                <v:shape id="Shape 29" o:spid="_x0000_s1032" style="position:absolute;left:2357;top:2241;width:1156;height:1015;visibility:visible;mso-wrap-style:square;v-text-anchor:top" coordsize="115635,10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" path="m111928,131v2147,223,3707,2146,3483,4294c115097,7436,114882,10456,114728,13480v-223,4400,-1242,8738,-2701,12886c111944,26603,111849,26835,111743,27061r-97,88l106096,38576r,l106096,38577r-248,361l105566,39111r-9097,9167l96469,48278r-1,l85164,52091r-2,l85162,52091r,l85161,52091,73781,50921r-3,-2l65889,46133,64786,60285v-463,6823,-953,13648,-1632,20454c62776,84527,62476,88433,61507,92128v-890,3401,-2681,6631,-5785,8471l51497,100224r-1786,1016c47539,101512,45263,100955,43399,99506r-1,c39314,96331,36487,91571,33939,87157r,l23540,68107r-2,-1c19029,59505,14476,50927,9905,42358l894,25467r,c559,24838,242,24196,,23525l1337,17951r-31,-369l1429,17571r200,-835c1974,16446,2352,16200,2755,16001v1,,1,,1,1c3157,15803,3581,15651,4018,15553r4932,1373l9168,16907v3737,3148,7584,6170,11382,9241c22428,27667,22863,30356,21560,32389r-2089,456l21288,35649r6,10l36826,60771r9104,14948l47251,59096v450,-6638,929,-13304,1922,-19888c49577,36536,50077,33500,51248,30932r961,-862l52322,29255r5020,-3790l57342,25465r,l57342,25465r,l62624,25856r483,492l64931,26628r6104,5013l71035,31641v1615,1656,3591,2917,5889,3337l76924,34978r,c79293,35411,81776,35838,84195,35689r1,l87880,34250r,-1c89849,33044,91446,31295,92795,29442v2008,-2761,3707,-5736,5151,-8826c99530,17225,101121,13838,102724,10456r,l108609,1412c109446,477,110680,,111928,131xe" fillcolor="black" stroked="f" strokeweight="0">
                  <v:stroke miterlimit="83231f" joinstyle="miter"/>
                  <v:path arrowok="t" textboxrect="0,0,115635,101512"/>
                </v:shape>
                <v:shape id="Shape 30" o:spid="_x0000_s1033" style="position:absolute;left:3426;top:1855;width:709;height:913;visibility:visible;mso-wrap-style:square;v-text-anchor:top" coordsize="70849,9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" path="m63415,r1332,546l66587,605r1091,1141l68616,2130r446,1064l70225,4411v389,937,559,1908,563,2904c70795,8960,70801,10605,70808,12249v41,10505,-326,21023,-537,31523c70123,51090,69926,58432,69225,65722v-214,2226,-473,4458,-920,6651c67834,74684,67136,77172,65291,78781v-1867,1628,-4546,1932,-6729,762l54666,73665r-3296,6669c51262,80468,51150,80598,51034,80725r-303,143l41011,89000,27861,91322r,l27861,91322r,c27770,91310,27679,91295,27588,91280r-1462,-921l8181,80401c2446,73806,80,65163,38,56550,,48927,713,41272,2525,33857,3362,30434,4656,26815,6669,23804r8452,-6408l15128,17390r,l15128,17390r4,2l23649,17802r1406,3147l26982,22228v1020,1516,1461,3420,1083,5354l28045,27641r5,12l27972,27861r-2879,8652c23151,41415,21033,46248,18887,51064r-702,324l17911,56194v151,4337,1092,8897,4013,12256l21924,68450r8690,5129l30615,73579v3123,535,5938,-2211,7838,-4299c43210,64052,46564,57702,48894,51062l52404,37716r327,-16120c52957,17442,52990,12708,54724,8842v673,-1501,1346,-3001,2018,-4502l56743,4339,60822,419r1856,60l63415,xe" fillcolor="black" stroked="f" strokeweight="0">
                  <v:stroke miterlimit="83231f" joinstyle="miter"/>
                  <v:path arrowok="t" textboxrect="0,0,70849,91322"/>
                </v:shape>
                <v:shape id="Shape 31" o:spid="_x0000_s1034" style="position:absolute;left:3688;top:1116;width:446;height:284;visibility:visible;mso-wrap-style:square;v-text-anchor:top" coordsize="44595,2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" path="m14750,702c16511,,18522,464,19799,1863v1693,1858,1559,4736,-298,6429l17122,10670r8169,3464c30272,15834,35366,17204,40478,18447v2530,615,4117,3124,3590,5673c43528,26734,40972,28415,38358,27875l11519,21752r-6,3l11437,21733r-276,-63l11017,21610,5786,20081,1868,16971r-268,-140l1570,16735r-342,-272l818,14330,,11717r258,-298l142,10812c432,9515,1085,8329,2025,7390r1731,1l6455,4282c9154,2948,11956,1817,14750,702xe" fillcolor="black" stroked="f" strokeweight="0">
                  <v:stroke miterlimit="83231f" joinstyle="miter"/>
                  <v:path arrowok="t" textboxrect="0,0,44595,28415"/>
                </v:shape>
                <v:shape id="Shape 32" o:spid="_x0000_s1035" style="position:absolute;left:4269;top:690;width:385;height:1819;visibility:visible;mso-wrap-style:square;v-text-anchor:top" coordsize="38503,181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" path="m3933,1109c6344,,9151,471,11199,2108v1574,1258,2610,3047,3329,4900c16025,10865,16494,15127,16847,19219v928,10763,1761,21535,2552,32309c20353,64538,21717,77515,23328,90458v1637,13158,3380,26302,5289,39422c29927,138878,31261,147943,33450,156778r-1,l38023,174663v480,1816,-31,3749,-1345,5090c34618,181855,31246,181888,29145,179830l17324,162134r-2,-2l17321,162132r-1,-4l16905,160876r45,-299l10254,132552c8320,119262,6669,105931,5204,92580,3743,79266,2625,65907,2071,52522,1614,41508,1494,30460,2100,19448v177,-3226,397,-6538,48,-9762l2143,9690c1783,9286,1484,8830,1258,8337,,5604,1198,2366,3933,1109xe" fillcolor="black" stroked="f" strokeweight="0">
                  <v:stroke miterlimit="83231f" joinstyle="miter"/>
                  <v:path arrowok="t" textboxrect="0,0,38503,181888"/>
                </v:shape>
                <v:shape id="Shape 33" o:spid="_x0000_s1036" style="position:absolute;left:4230;width:2677;height:2446;visibility:visible;mso-wrap-style:square;v-text-anchor:top" coordsize="267660,24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" path="m264428,2131v2821,2311,3232,6470,922,9290c244866,36413,225381,62707,210331,91389v-24,46,-48,91,-73,137l210249,91533r-37002,65847c159794,180274,144865,202998,125974,221826v-6208,6187,-12818,12341,-20432,16779c99413,242177,91778,244660,84986,241339v-1995,-976,-3501,-2594,-4359,-4503l80485,234970r-5247,-7422l77254,212378r-1151,-240l73661,207993r-151,-42c71753,206582,70519,204542,70224,202157v-689,-5556,10,-11256,984,-16733l76537,169400r-4550,-1698c69346,165544,67222,162627,65621,159610v-184,-348,-344,-708,-479,-1077l65180,157651r-876,-3886l49520,167416v-5442,4756,-10816,9588,-16110,14506l20587,195242r,l14222,204702r-524,12770c14233,220309,12645,223120,9939,224125v-3068,1140,-6480,-422,-7620,-3490c1081,217305,227,213776,,210232l1439,199779r-6,-13l1443,199750r2,-18c1464,199682,1483,199634,1502,199584r63,-26l9952,186330r,c14344,181089,19298,176332,24501,171905v5703,-4854,11647,-9423,17775,-13724c48039,154136,53672,149901,59118,145436r2680,-2785l60854,138460v72,-2998,246,-6046,945,-8972l64078,126987r626,-3125c65970,121971,67958,120564,70367,120087r,l70368,120086v2289,-452,4664,14,6613,1297l77227,121745r1505,364c80990,123895,82512,126615,82681,129737v24,438,6,877,-53,1312l82017,132098r-956,3401l79230,137875r-68,1029c79049,143567,79655,148252,81260,152644r1566,3141l86288,153721r1370,-1938c89153,150589,90648,149395,92141,148200r2,l92143,148200v574,-459,1198,-837,1884,-1111c96500,146097,99322,146596,101304,148374v1643,1472,2495,3631,2300,5827l101726,158393r,1c100441,159813,99157,161230,97873,162649v-2498,2758,-4026,6622,-5484,9981c90255,177546,88736,182731,88023,188046r-52,1188l96481,171713v7796,-12905,16003,-25605,25122,-37622c121610,134081,121618,134071,121626,134061r2,-1l130833,122552v998,-1125,2026,-2240,3178,-3212c137361,116511,142267,115870,145690,119141r,l145691,119141r3,7l147643,122134r-51,1128l148262,124713v158,2038,-272,4173,-951,6162c146246,133995,144790,136987,143312,139928v-39,79,-80,156,-122,234l143177,140173r-14678,26536c128491,166722,128482,166736,128475,166750r-5,3l108851,196810v-21,27,-40,54,-60,80l108769,196903,98662,208400r-3662,1828l93137,215336r-601,8232l98545,220011v4741,-3642,9029,-7877,13162,-12185c129007,189796,142743,168355,155291,146861v12592,-21568,25123,-43184,37145,-65078l192444,81776,221048,39833c231806,26676,243557,14296,255634,2512,258040,164,261829,,264428,2131xe" fillcolor="black" stroked="f" strokeweight="0">
                  <v:stroke miterlimit="83231f" joinstyle="miter"/>
                  <v:path arrowok="t" textboxrect="0,0,267660,244660"/>
                </v:shape>
              </v:group>
            </w:pict>
          </mc:Fallback>
        </mc:AlternateContent>
      </w:r>
      <w:r>
        <w:t>_________________________</w:t>
      </w:r>
    </w:p>
    <w:p w14:paraId="106E6D47" w14:textId="77777777" w:rsidR="00043A7A" w:rsidRDefault="00043A7A">
      <w:pPr>
        <w:ind w:left="-5"/>
      </w:pPr>
      <w:r>
        <w:t>Christian Schweitzer</w:t>
      </w:r>
    </w:p>
    <w:p w14:paraId="3C01018A" w14:textId="77777777" w:rsidR="00043A7A" w:rsidRPr="00043A7A" w:rsidRDefault="00043A7A" w:rsidP="00043A7A">
      <w:pPr>
        <w:ind w:left="142"/>
      </w:pPr>
    </w:p>
    <w:sectPr w:rsidR="00043A7A" w:rsidRPr="00043A7A" w:rsidSect="00D016ED">
      <w:footerReference w:type="first" r:id="rId16"/>
      <w:pgSz w:w="11906" w:h="16838"/>
      <w:pgMar w:top="1134" w:right="1134" w:bottom="1134" w:left="1418"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727B" w14:textId="77777777" w:rsidR="001C33EB" w:rsidRDefault="001C33EB" w:rsidP="00A46BC7">
      <w:pPr>
        <w:spacing w:after="0" w:line="240" w:lineRule="auto"/>
      </w:pPr>
      <w:r>
        <w:separator/>
      </w:r>
    </w:p>
  </w:endnote>
  <w:endnote w:type="continuationSeparator" w:id="0">
    <w:p w14:paraId="5AC2BAB6" w14:textId="77777777" w:rsidR="001C33EB" w:rsidRDefault="001C33EB" w:rsidP="00A46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86"/>
      <w:gridCol w:w="468"/>
    </w:tblGrid>
    <w:tr w:rsidR="00995CA6" w14:paraId="2F64286B" w14:textId="77777777">
      <w:trPr>
        <w:jc w:val="right"/>
      </w:trPr>
      <w:tc>
        <w:tcPr>
          <w:tcW w:w="4795" w:type="dxa"/>
          <w:vAlign w:val="center"/>
        </w:tcPr>
        <w:sdt>
          <w:sdtPr>
            <w:rPr>
              <w:caps/>
              <w:color w:val="000000" w:themeColor="text1"/>
            </w:rPr>
            <w:alias w:val="Autor"/>
            <w:tag w:val=""/>
            <w:id w:val="556203608"/>
            <w:placeholder>
              <w:docPart w:val="82F27C93DF0547E4A3228E77F20BD19B"/>
            </w:placeholder>
            <w:dataBinding w:prefixMappings="xmlns:ns0='http://purl.org/dc/elements/1.1/' xmlns:ns1='http://schemas.openxmlformats.org/package/2006/metadata/core-properties' " w:xpath="/ns1:coreProperties[1]/ns0:creator[1]" w:storeItemID="{6C3C8BC8-F283-45AE-878A-BAB7291924A1}"/>
            <w:text/>
          </w:sdtPr>
          <w:sdtEndPr/>
          <w:sdtContent>
            <w:p w14:paraId="7AFF9BF0" w14:textId="265535AF" w:rsidR="00995CA6" w:rsidRDefault="00995CA6">
              <w:pPr>
                <w:pStyle w:val="Kopfzeile"/>
                <w:jc w:val="right"/>
                <w:rPr>
                  <w:caps/>
                  <w:color w:val="000000" w:themeColor="text1"/>
                </w:rPr>
              </w:pPr>
              <w:r>
                <w:rPr>
                  <w:caps/>
                  <w:color w:val="000000" w:themeColor="text1"/>
                </w:rPr>
                <w:t>Christian Schweitzer &amp; Cristian Radici</w:t>
              </w:r>
            </w:p>
          </w:sdtContent>
        </w:sdt>
      </w:tc>
      <w:tc>
        <w:tcPr>
          <w:tcW w:w="250" w:type="pct"/>
          <w:shd w:val="clear" w:color="auto" w:fill="E97132" w:themeFill="accent2"/>
          <w:vAlign w:val="center"/>
        </w:tcPr>
        <w:p w14:paraId="3B0E51C8" w14:textId="64F39123" w:rsidR="00995CA6" w:rsidRDefault="000D159C" w:rsidP="00CA22CF">
          <w:pPr>
            <w:pStyle w:val="Fuzeile"/>
            <w:rPr>
              <w:color w:val="FFFFFF" w:themeColor="background1"/>
            </w:rPr>
          </w:pPr>
          <w:ins w:id="6" w:author="Christian Schweitzer" w:date="2025-06-04T08:58:00Z" w16du:dateUtc="2025-06-04T06:58:00Z">
            <w:r w:rsidRPr="000D159C">
              <w:rPr>
                <w:color w:val="FFFFFF" w:themeColor="background1"/>
              </w:rPr>
              <w:fldChar w:fldCharType="begin"/>
            </w:r>
            <w:r w:rsidRPr="000D159C">
              <w:rPr>
                <w:color w:val="FFFFFF" w:themeColor="background1"/>
              </w:rPr>
              <w:instrText>PAGE   \* MERGEFORMAT</w:instrText>
            </w:r>
            <w:r w:rsidRPr="000D159C">
              <w:rPr>
                <w:color w:val="FFFFFF" w:themeColor="background1"/>
              </w:rPr>
              <w:fldChar w:fldCharType="separate"/>
            </w:r>
            <w:r w:rsidRPr="000D159C">
              <w:rPr>
                <w:color w:val="FFFFFF" w:themeColor="background1"/>
              </w:rPr>
              <w:t>1</w:t>
            </w:r>
            <w:r w:rsidRPr="000D159C">
              <w:rPr>
                <w:color w:val="FFFFFF" w:themeColor="background1"/>
              </w:rPr>
              <w:fldChar w:fldCharType="end"/>
            </w:r>
          </w:ins>
        </w:p>
      </w:tc>
    </w:tr>
  </w:tbl>
  <w:p w14:paraId="23FF734B" w14:textId="77777777" w:rsidR="00A46BC7" w:rsidRDefault="00A46BC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3841"/>
      <w:gridCol w:w="729"/>
    </w:tblGrid>
    <w:tr w:rsidR="000D159C" w14:paraId="033C796F" w14:textId="77777777" w:rsidTr="00E01A26">
      <w:trPr>
        <w:jc w:val="right"/>
        <w:ins w:id="16" w:author="Christian Schweitzer" w:date="2025-06-04T08:58:00Z"/>
      </w:trPr>
      <w:tc>
        <w:tcPr>
          <w:tcW w:w="4795" w:type="dxa"/>
          <w:vAlign w:val="center"/>
        </w:tcPr>
        <w:customXmlInsRangeStart w:id="17" w:author="Christian Schweitzer" w:date="2025-06-04T08:58:00Z"/>
        <w:sdt>
          <w:sdtPr>
            <w:rPr>
              <w:caps/>
              <w:color w:val="000000" w:themeColor="text1"/>
            </w:rPr>
            <w:alias w:val="Autor"/>
            <w:tag w:val=""/>
            <w:id w:val="-1398279831"/>
            <w:placeholder>
              <w:docPart w:val="17DC1C23388748178760E32E2ED3CB71"/>
            </w:placeholder>
            <w:dataBinding w:prefixMappings="xmlns:ns0='http://purl.org/dc/elements/1.1/' xmlns:ns1='http://schemas.openxmlformats.org/package/2006/metadata/core-properties' " w:xpath="/ns1:coreProperties[1]/ns0:creator[1]" w:storeItemID="{6C3C8BC8-F283-45AE-878A-BAB7291924A1}"/>
            <w:text/>
          </w:sdtPr>
          <w:sdtEndPr/>
          <w:sdtContent>
            <w:customXmlInsRangeEnd w:id="17"/>
            <w:p w14:paraId="52C7C8F3" w14:textId="77777777" w:rsidR="000D159C" w:rsidRDefault="000D159C" w:rsidP="000D159C">
              <w:pPr>
                <w:pStyle w:val="Kopfzeile"/>
                <w:jc w:val="right"/>
                <w:rPr>
                  <w:ins w:id="18" w:author="Christian Schweitzer" w:date="2025-06-04T08:58:00Z" w16du:dateUtc="2025-06-04T06:58:00Z"/>
                  <w:caps/>
                  <w:color w:val="000000" w:themeColor="text1"/>
                </w:rPr>
              </w:pPr>
              <w:ins w:id="19" w:author="Christian Schweitzer" w:date="2025-06-04T08:58:00Z" w16du:dateUtc="2025-06-04T06:58:00Z">
                <w:r>
                  <w:rPr>
                    <w:caps/>
                    <w:color w:val="000000" w:themeColor="text1"/>
                  </w:rPr>
                  <w:t>Christian Schweitzer &amp; Cristian Radici</w:t>
                </w:r>
              </w:ins>
            </w:p>
            <w:customXmlInsRangeStart w:id="20" w:author="Christian Schweitzer" w:date="2025-06-04T08:58:00Z"/>
          </w:sdtContent>
        </w:sdt>
        <w:customXmlInsRangeEnd w:id="20"/>
      </w:tc>
      <w:tc>
        <w:tcPr>
          <w:tcW w:w="250" w:type="pct"/>
          <w:shd w:val="clear" w:color="auto" w:fill="E97132" w:themeFill="accent2"/>
          <w:vAlign w:val="center"/>
        </w:tcPr>
        <w:p w14:paraId="5574F734" w14:textId="57A9D644" w:rsidR="000D159C" w:rsidRDefault="000D159C" w:rsidP="000D159C">
          <w:pPr>
            <w:pStyle w:val="Fuzeile"/>
            <w:rPr>
              <w:ins w:id="21" w:author="Christian Schweitzer" w:date="2025-06-04T08:58:00Z" w16du:dateUtc="2025-06-04T06:58:00Z"/>
              <w:color w:val="FFFFFF" w:themeColor="background1"/>
            </w:rPr>
          </w:pPr>
          <w:ins w:id="22" w:author="Christian Schweitzer" w:date="2025-06-04T08:58:00Z" w16du:dateUtc="2025-06-04T06:58:00Z">
            <w:r>
              <w:rPr>
                <w:color w:val="FFFFFF" w:themeColor="background1"/>
              </w:rPr>
              <w:t>9</w:t>
            </w:r>
          </w:ins>
        </w:p>
      </w:tc>
    </w:tr>
  </w:tbl>
  <w:p w14:paraId="48433BA6" w14:textId="77777777" w:rsidR="000D159C" w:rsidRDefault="000D159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86"/>
      <w:gridCol w:w="468"/>
    </w:tblGrid>
    <w:tr w:rsidR="00C33DAB" w14:paraId="43C29648" w14:textId="77777777" w:rsidTr="00E01A26">
      <w:trPr>
        <w:jc w:val="right"/>
        <w:ins w:id="33" w:author="Christian Schweitzer" w:date="2025-06-04T08:58:00Z"/>
      </w:trPr>
      <w:tc>
        <w:tcPr>
          <w:tcW w:w="4795" w:type="dxa"/>
          <w:vAlign w:val="center"/>
        </w:tcPr>
        <w:customXmlInsRangeStart w:id="34" w:author="Christian Schweitzer" w:date="2025-06-04T08:58:00Z"/>
        <w:sdt>
          <w:sdtPr>
            <w:rPr>
              <w:caps/>
              <w:color w:val="000000" w:themeColor="text1"/>
            </w:rPr>
            <w:alias w:val="Autor"/>
            <w:tag w:val=""/>
            <w:id w:val="-1652518740"/>
            <w:placeholder>
              <w:docPart w:val="2B849B5B0E824B5790D46BD7A21EA38A"/>
            </w:placeholder>
            <w:dataBinding w:prefixMappings="xmlns:ns0='http://purl.org/dc/elements/1.1/' xmlns:ns1='http://schemas.openxmlformats.org/package/2006/metadata/core-properties' " w:xpath="/ns1:coreProperties[1]/ns0:creator[1]" w:storeItemID="{6C3C8BC8-F283-45AE-878A-BAB7291924A1}"/>
            <w:text/>
          </w:sdtPr>
          <w:sdtEndPr/>
          <w:sdtContent>
            <w:customXmlInsRangeEnd w:id="34"/>
            <w:p w14:paraId="4005066E" w14:textId="77777777" w:rsidR="00C33DAB" w:rsidRDefault="00C33DAB" w:rsidP="000D159C">
              <w:pPr>
                <w:pStyle w:val="Kopfzeile"/>
                <w:jc w:val="right"/>
                <w:rPr>
                  <w:ins w:id="35" w:author="Christian Schweitzer" w:date="2025-06-04T08:58:00Z" w16du:dateUtc="2025-06-04T06:58:00Z"/>
                  <w:caps/>
                  <w:color w:val="000000" w:themeColor="text1"/>
                </w:rPr>
              </w:pPr>
              <w:ins w:id="36" w:author="Christian Schweitzer" w:date="2025-06-04T08:58:00Z" w16du:dateUtc="2025-06-04T06:58:00Z">
                <w:r>
                  <w:rPr>
                    <w:caps/>
                    <w:color w:val="000000" w:themeColor="text1"/>
                  </w:rPr>
                  <w:t>Christian Schweitzer &amp; Cristian Radici</w:t>
                </w:r>
              </w:ins>
            </w:p>
            <w:customXmlInsRangeStart w:id="37" w:author="Christian Schweitzer" w:date="2025-06-04T08:58:00Z"/>
          </w:sdtContent>
        </w:sdt>
        <w:customXmlInsRangeEnd w:id="37"/>
      </w:tc>
      <w:tc>
        <w:tcPr>
          <w:tcW w:w="250" w:type="pct"/>
          <w:shd w:val="clear" w:color="auto" w:fill="E97132" w:themeFill="accent2"/>
          <w:vAlign w:val="center"/>
        </w:tcPr>
        <w:p w14:paraId="1BD48A19" w14:textId="2FAE0751" w:rsidR="00C33DAB" w:rsidRDefault="00C33DAB" w:rsidP="000D159C">
          <w:pPr>
            <w:pStyle w:val="Fuzeile"/>
            <w:rPr>
              <w:ins w:id="38" w:author="Christian Schweitzer" w:date="2025-06-04T08:58:00Z" w16du:dateUtc="2025-06-04T06:58:00Z"/>
              <w:color w:val="FFFFFF" w:themeColor="background1"/>
            </w:rPr>
          </w:pPr>
          <w:ins w:id="39" w:author="Christian Schweitzer" w:date="2025-06-04T08:58:00Z" w16du:dateUtc="2025-06-04T06:58:00Z">
            <w:r>
              <w:rPr>
                <w:color w:val="FFFFFF" w:themeColor="background1"/>
              </w:rPr>
              <w:t>11</w:t>
            </w:r>
          </w:ins>
        </w:p>
      </w:tc>
    </w:tr>
  </w:tbl>
  <w:p w14:paraId="1B0C20A6" w14:textId="77777777" w:rsidR="00C33DAB" w:rsidRDefault="00C33DA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3A980" w14:textId="77777777" w:rsidR="001C33EB" w:rsidRDefault="001C33EB" w:rsidP="00A46BC7">
      <w:pPr>
        <w:spacing w:after="0" w:line="240" w:lineRule="auto"/>
      </w:pPr>
      <w:r>
        <w:separator/>
      </w:r>
    </w:p>
  </w:footnote>
  <w:footnote w:type="continuationSeparator" w:id="0">
    <w:p w14:paraId="557A5447" w14:textId="77777777" w:rsidR="001C33EB" w:rsidRDefault="001C33EB" w:rsidP="00A46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B1BF" w14:textId="77777777" w:rsidR="000D159C" w:rsidRDefault="000D159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5D70"/>
    <w:multiLevelType w:val="multilevel"/>
    <w:tmpl w:val="C7B618AA"/>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F824B1"/>
    <w:multiLevelType w:val="multilevel"/>
    <w:tmpl w:val="5CF0D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3AD9"/>
    <w:multiLevelType w:val="multilevel"/>
    <w:tmpl w:val="A1443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B72AB"/>
    <w:multiLevelType w:val="multilevel"/>
    <w:tmpl w:val="6E0C48A0"/>
    <w:lvl w:ilvl="0">
      <w:start w:val="4"/>
      <w:numFmt w:val="decimal"/>
      <w:lvlText w:val="%1."/>
      <w:lvlJc w:val="left"/>
      <w:pPr>
        <w:ind w:left="502"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928"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4" w15:restartNumberingAfterBreak="0">
    <w:nsid w:val="101A58AE"/>
    <w:multiLevelType w:val="multilevel"/>
    <w:tmpl w:val="2CAE91FE"/>
    <w:lvl w:ilvl="0">
      <w:start w:val="1"/>
      <w:numFmt w:val="decimal"/>
      <w:lvlText w:val="%1."/>
      <w:lvlJc w:val="left"/>
      <w:pPr>
        <w:ind w:left="384" w:hanging="384"/>
      </w:pPr>
      <w:rPr>
        <w:rFonts w:hint="default"/>
        <w:sz w:val="36"/>
        <w:szCs w:val="36"/>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57A1FD2"/>
    <w:multiLevelType w:val="hybridMultilevel"/>
    <w:tmpl w:val="475C29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DD6D66"/>
    <w:multiLevelType w:val="multilevel"/>
    <w:tmpl w:val="8514C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D2951"/>
    <w:multiLevelType w:val="hybridMultilevel"/>
    <w:tmpl w:val="4656CD58"/>
    <w:lvl w:ilvl="0" w:tplc="24ECBAE4">
      <w:start w:val="1"/>
      <w:numFmt w:val="decimal"/>
      <w:lvlText w:val="%1."/>
      <w:lvlJc w:val="left"/>
      <w:pPr>
        <w:ind w:left="1070" w:hanging="360"/>
      </w:pPr>
      <w:rPr>
        <w:rFonts w:hint="default"/>
        <w:sz w:val="36"/>
        <w:szCs w:val="36"/>
      </w:rPr>
    </w:lvl>
    <w:lvl w:ilvl="1" w:tplc="08090019">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8" w15:restartNumberingAfterBreak="0">
    <w:nsid w:val="1C86045C"/>
    <w:multiLevelType w:val="multilevel"/>
    <w:tmpl w:val="942E0F0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765101A"/>
    <w:multiLevelType w:val="hybridMultilevel"/>
    <w:tmpl w:val="9BB4E3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2E1223"/>
    <w:multiLevelType w:val="multilevel"/>
    <w:tmpl w:val="E6DE98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A2B6FDA"/>
    <w:multiLevelType w:val="multilevel"/>
    <w:tmpl w:val="2A9C155E"/>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D5F43B4"/>
    <w:multiLevelType w:val="hybridMultilevel"/>
    <w:tmpl w:val="1316865C"/>
    <w:lvl w:ilvl="0" w:tplc="D87228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94EBB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376F05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0D4895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E8CFD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4F0347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45AC5D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5B6E09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F96512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2063B25"/>
    <w:multiLevelType w:val="multilevel"/>
    <w:tmpl w:val="A1443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C0127"/>
    <w:multiLevelType w:val="multilevel"/>
    <w:tmpl w:val="2A9C1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025E7"/>
    <w:multiLevelType w:val="multilevel"/>
    <w:tmpl w:val="A1443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A0E05"/>
    <w:multiLevelType w:val="multilevel"/>
    <w:tmpl w:val="F29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32436"/>
    <w:multiLevelType w:val="multilevel"/>
    <w:tmpl w:val="BB426B06"/>
    <w:lvl w:ilvl="0">
      <w:start w:val="7"/>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3E6C6A1F"/>
    <w:multiLevelType w:val="hybridMultilevel"/>
    <w:tmpl w:val="050E2910"/>
    <w:lvl w:ilvl="0" w:tplc="08090001">
      <w:start w:val="1"/>
      <w:numFmt w:val="bullet"/>
      <w:lvlText w:val=""/>
      <w:lvlJc w:val="left"/>
      <w:pPr>
        <w:ind w:left="4674" w:hanging="360"/>
      </w:pPr>
      <w:rPr>
        <w:rFonts w:ascii="Symbol" w:hAnsi="Symbol" w:hint="default"/>
      </w:rPr>
    </w:lvl>
    <w:lvl w:ilvl="1" w:tplc="08090003" w:tentative="1">
      <w:start w:val="1"/>
      <w:numFmt w:val="bullet"/>
      <w:lvlText w:val="o"/>
      <w:lvlJc w:val="left"/>
      <w:pPr>
        <w:ind w:left="5394" w:hanging="360"/>
      </w:pPr>
      <w:rPr>
        <w:rFonts w:ascii="Courier New" w:hAnsi="Courier New" w:cs="Courier New" w:hint="default"/>
      </w:rPr>
    </w:lvl>
    <w:lvl w:ilvl="2" w:tplc="08090005" w:tentative="1">
      <w:start w:val="1"/>
      <w:numFmt w:val="bullet"/>
      <w:lvlText w:val=""/>
      <w:lvlJc w:val="left"/>
      <w:pPr>
        <w:ind w:left="6114" w:hanging="360"/>
      </w:pPr>
      <w:rPr>
        <w:rFonts w:ascii="Wingdings" w:hAnsi="Wingdings" w:hint="default"/>
      </w:rPr>
    </w:lvl>
    <w:lvl w:ilvl="3" w:tplc="08090001" w:tentative="1">
      <w:start w:val="1"/>
      <w:numFmt w:val="bullet"/>
      <w:lvlText w:val=""/>
      <w:lvlJc w:val="left"/>
      <w:pPr>
        <w:ind w:left="6834" w:hanging="360"/>
      </w:pPr>
      <w:rPr>
        <w:rFonts w:ascii="Symbol" w:hAnsi="Symbol" w:hint="default"/>
      </w:rPr>
    </w:lvl>
    <w:lvl w:ilvl="4" w:tplc="08090003" w:tentative="1">
      <w:start w:val="1"/>
      <w:numFmt w:val="bullet"/>
      <w:lvlText w:val="o"/>
      <w:lvlJc w:val="left"/>
      <w:pPr>
        <w:ind w:left="7554" w:hanging="360"/>
      </w:pPr>
      <w:rPr>
        <w:rFonts w:ascii="Courier New" w:hAnsi="Courier New" w:cs="Courier New" w:hint="default"/>
      </w:rPr>
    </w:lvl>
    <w:lvl w:ilvl="5" w:tplc="08090005" w:tentative="1">
      <w:start w:val="1"/>
      <w:numFmt w:val="bullet"/>
      <w:lvlText w:val=""/>
      <w:lvlJc w:val="left"/>
      <w:pPr>
        <w:ind w:left="8274" w:hanging="360"/>
      </w:pPr>
      <w:rPr>
        <w:rFonts w:ascii="Wingdings" w:hAnsi="Wingdings" w:hint="default"/>
      </w:rPr>
    </w:lvl>
    <w:lvl w:ilvl="6" w:tplc="08090001" w:tentative="1">
      <w:start w:val="1"/>
      <w:numFmt w:val="bullet"/>
      <w:lvlText w:val=""/>
      <w:lvlJc w:val="left"/>
      <w:pPr>
        <w:ind w:left="8994" w:hanging="360"/>
      </w:pPr>
      <w:rPr>
        <w:rFonts w:ascii="Symbol" w:hAnsi="Symbol" w:hint="default"/>
      </w:rPr>
    </w:lvl>
    <w:lvl w:ilvl="7" w:tplc="08090003" w:tentative="1">
      <w:start w:val="1"/>
      <w:numFmt w:val="bullet"/>
      <w:lvlText w:val="o"/>
      <w:lvlJc w:val="left"/>
      <w:pPr>
        <w:ind w:left="9714" w:hanging="360"/>
      </w:pPr>
      <w:rPr>
        <w:rFonts w:ascii="Courier New" w:hAnsi="Courier New" w:cs="Courier New" w:hint="default"/>
      </w:rPr>
    </w:lvl>
    <w:lvl w:ilvl="8" w:tplc="08090005" w:tentative="1">
      <w:start w:val="1"/>
      <w:numFmt w:val="bullet"/>
      <w:lvlText w:val=""/>
      <w:lvlJc w:val="left"/>
      <w:pPr>
        <w:ind w:left="10434" w:hanging="360"/>
      </w:pPr>
      <w:rPr>
        <w:rFonts w:ascii="Wingdings" w:hAnsi="Wingdings" w:hint="default"/>
      </w:rPr>
    </w:lvl>
  </w:abstractNum>
  <w:abstractNum w:abstractNumId="19" w15:restartNumberingAfterBreak="0">
    <w:nsid w:val="43666BFE"/>
    <w:multiLevelType w:val="multilevel"/>
    <w:tmpl w:val="0BE6D228"/>
    <w:lvl w:ilvl="0">
      <w:start w:val="3"/>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93943F1"/>
    <w:multiLevelType w:val="multilevel"/>
    <w:tmpl w:val="652EF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C523D"/>
    <w:multiLevelType w:val="multilevel"/>
    <w:tmpl w:val="441A006A"/>
    <w:lvl w:ilvl="0">
      <w:start w:val="7"/>
      <w:numFmt w:val="decimal"/>
      <w:lvlText w:val="%1"/>
      <w:lvlJc w:val="left"/>
      <w:pPr>
        <w:ind w:left="504" w:hanging="504"/>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944" w:hanging="1080"/>
      </w:pPr>
      <w:rPr>
        <w:rFonts w:hint="default"/>
      </w:rPr>
    </w:lvl>
    <w:lvl w:ilvl="3">
      <w:start w:val="1"/>
      <w:numFmt w:val="decimal"/>
      <w:lvlText w:val="%1.%2.%3.%4"/>
      <w:lvlJc w:val="left"/>
      <w:pPr>
        <w:ind w:left="2736" w:hanging="1440"/>
      </w:pPr>
      <w:rPr>
        <w:rFonts w:hint="default"/>
      </w:rPr>
    </w:lvl>
    <w:lvl w:ilvl="4">
      <w:start w:val="1"/>
      <w:numFmt w:val="decimal"/>
      <w:lvlText w:val="%1.%2.%3.%4.%5"/>
      <w:lvlJc w:val="left"/>
      <w:pPr>
        <w:ind w:left="3528" w:hanging="1800"/>
      </w:pPr>
      <w:rPr>
        <w:rFonts w:hint="default"/>
      </w:rPr>
    </w:lvl>
    <w:lvl w:ilvl="5">
      <w:start w:val="1"/>
      <w:numFmt w:val="decimal"/>
      <w:lvlText w:val="%1.%2.%3.%4.%5.%6"/>
      <w:lvlJc w:val="left"/>
      <w:pPr>
        <w:ind w:left="3960" w:hanging="1800"/>
      </w:pPr>
      <w:rPr>
        <w:rFonts w:hint="default"/>
      </w:rPr>
    </w:lvl>
    <w:lvl w:ilvl="6">
      <w:start w:val="1"/>
      <w:numFmt w:val="decimal"/>
      <w:lvlText w:val="%1.%2.%3.%4.%5.%6.%7"/>
      <w:lvlJc w:val="left"/>
      <w:pPr>
        <w:ind w:left="4752" w:hanging="2160"/>
      </w:pPr>
      <w:rPr>
        <w:rFonts w:hint="default"/>
      </w:rPr>
    </w:lvl>
    <w:lvl w:ilvl="7">
      <w:start w:val="1"/>
      <w:numFmt w:val="decimal"/>
      <w:lvlText w:val="%1.%2.%3.%4.%5.%6.%7.%8"/>
      <w:lvlJc w:val="left"/>
      <w:pPr>
        <w:ind w:left="5544" w:hanging="2520"/>
      </w:pPr>
      <w:rPr>
        <w:rFonts w:hint="default"/>
      </w:rPr>
    </w:lvl>
    <w:lvl w:ilvl="8">
      <w:start w:val="1"/>
      <w:numFmt w:val="decimal"/>
      <w:lvlText w:val="%1.%2.%3.%4.%5.%6.%7.%8.%9"/>
      <w:lvlJc w:val="left"/>
      <w:pPr>
        <w:ind w:left="6336" w:hanging="2880"/>
      </w:pPr>
      <w:rPr>
        <w:rFonts w:hint="default"/>
      </w:rPr>
    </w:lvl>
  </w:abstractNum>
  <w:abstractNum w:abstractNumId="22" w15:restartNumberingAfterBreak="0">
    <w:nsid w:val="516F56BF"/>
    <w:multiLevelType w:val="multilevel"/>
    <w:tmpl w:val="786E71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D3867"/>
    <w:multiLevelType w:val="multilevel"/>
    <w:tmpl w:val="B090F5B2"/>
    <w:lvl w:ilvl="0">
      <w:start w:val="3"/>
      <w:numFmt w:val="decimal"/>
      <w:lvlText w:val="%1."/>
      <w:lvlJc w:val="left"/>
      <w:pPr>
        <w:ind w:left="384" w:hanging="384"/>
      </w:pPr>
      <w:rPr>
        <w:rFonts w:hint="default"/>
        <w:sz w:val="36"/>
        <w:szCs w:val="36"/>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D7B0EEA"/>
    <w:multiLevelType w:val="multilevel"/>
    <w:tmpl w:val="91BC5B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F1B4CA6"/>
    <w:multiLevelType w:val="multilevel"/>
    <w:tmpl w:val="6E9E100A"/>
    <w:lvl w:ilvl="0">
      <w:start w:val="7"/>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6" w15:restartNumberingAfterBreak="0">
    <w:nsid w:val="5FA037C1"/>
    <w:multiLevelType w:val="multilevel"/>
    <w:tmpl w:val="F894D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F3A52"/>
    <w:multiLevelType w:val="hybridMultilevel"/>
    <w:tmpl w:val="44E44C68"/>
    <w:lvl w:ilvl="0" w:tplc="1E086842">
      <w:start w:val="1"/>
      <w:numFmt w:val="decimal"/>
      <w:lvlText w:val="%1."/>
      <w:lvlJc w:val="left"/>
      <w:pPr>
        <w:ind w:left="720" w:hanging="360"/>
      </w:pPr>
      <w:rPr>
        <w:rFonts w:cs="Times New Roman"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71D1848"/>
    <w:multiLevelType w:val="multilevel"/>
    <w:tmpl w:val="C04EF3DA"/>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9" w15:restartNumberingAfterBreak="0">
    <w:nsid w:val="680B3B55"/>
    <w:multiLevelType w:val="multilevel"/>
    <w:tmpl w:val="F426FB10"/>
    <w:lvl w:ilvl="0">
      <w:start w:val="7"/>
      <w:numFmt w:val="decimal"/>
      <w:lvlText w:val="%1.0"/>
      <w:lvlJc w:val="left"/>
      <w:pPr>
        <w:ind w:left="1146" w:hanging="7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2946" w:hanging="1080"/>
      </w:pPr>
      <w:rPr>
        <w:rFonts w:hint="default"/>
      </w:rPr>
    </w:lvl>
    <w:lvl w:ilvl="3">
      <w:start w:val="1"/>
      <w:numFmt w:val="decimal"/>
      <w:lvlText w:val="%1.%2.%3.%4"/>
      <w:lvlJc w:val="left"/>
      <w:pPr>
        <w:ind w:left="4026" w:hanging="1440"/>
      </w:pPr>
      <w:rPr>
        <w:rFonts w:hint="default"/>
      </w:rPr>
    </w:lvl>
    <w:lvl w:ilvl="4">
      <w:start w:val="1"/>
      <w:numFmt w:val="decimal"/>
      <w:lvlText w:val="%1.%2.%3.%4.%5"/>
      <w:lvlJc w:val="left"/>
      <w:pPr>
        <w:ind w:left="5106" w:hanging="1800"/>
      </w:pPr>
      <w:rPr>
        <w:rFonts w:hint="default"/>
      </w:rPr>
    </w:lvl>
    <w:lvl w:ilvl="5">
      <w:start w:val="1"/>
      <w:numFmt w:val="decimal"/>
      <w:lvlText w:val="%1.%2.%3.%4.%5.%6"/>
      <w:lvlJc w:val="left"/>
      <w:pPr>
        <w:ind w:left="5826" w:hanging="1800"/>
      </w:pPr>
      <w:rPr>
        <w:rFonts w:hint="default"/>
      </w:rPr>
    </w:lvl>
    <w:lvl w:ilvl="6">
      <w:start w:val="1"/>
      <w:numFmt w:val="decimal"/>
      <w:lvlText w:val="%1.%2.%3.%4.%5.%6.%7"/>
      <w:lvlJc w:val="left"/>
      <w:pPr>
        <w:ind w:left="6906" w:hanging="2160"/>
      </w:pPr>
      <w:rPr>
        <w:rFonts w:hint="default"/>
      </w:rPr>
    </w:lvl>
    <w:lvl w:ilvl="7">
      <w:start w:val="1"/>
      <w:numFmt w:val="decimal"/>
      <w:lvlText w:val="%1.%2.%3.%4.%5.%6.%7.%8"/>
      <w:lvlJc w:val="left"/>
      <w:pPr>
        <w:ind w:left="7986" w:hanging="2520"/>
      </w:pPr>
      <w:rPr>
        <w:rFonts w:hint="default"/>
      </w:rPr>
    </w:lvl>
    <w:lvl w:ilvl="8">
      <w:start w:val="1"/>
      <w:numFmt w:val="decimal"/>
      <w:lvlText w:val="%1.%2.%3.%4.%5.%6.%7.%8.%9"/>
      <w:lvlJc w:val="left"/>
      <w:pPr>
        <w:ind w:left="9066" w:hanging="2880"/>
      </w:pPr>
      <w:rPr>
        <w:rFonts w:hint="default"/>
      </w:rPr>
    </w:lvl>
  </w:abstractNum>
  <w:abstractNum w:abstractNumId="30" w15:restartNumberingAfterBreak="0">
    <w:nsid w:val="69DC5CA6"/>
    <w:multiLevelType w:val="multilevel"/>
    <w:tmpl w:val="4352365E"/>
    <w:lvl w:ilvl="0">
      <w:start w:val="5"/>
      <w:numFmt w:val="decimal"/>
      <w:lvlText w:val="%1"/>
      <w:lvlJc w:val="left"/>
      <w:pPr>
        <w:ind w:left="420" w:hanging="420"/>
      </w:pPr>
      <w:rPr>
        <w:rFonts w:hint="default"/>
      </w:rPr>
    </w:lvl>
    <w:lvl w:ilvl="1">
      <w:start w:val="1"/>
      <w:numFmt w:val="decimal"/>
      <w:lvlText w:val="%1.%2"/>
      <w:lvlJc w:val="left"/>
      <w:pPr>
        <w:ind w:left="2150" w:hanging="720"/>
      </w:pPr>
      <w:rPr>
        <w:rFonts w:hint="default"/>
      </w:rPr>
    </w:lvl>
    <w:lvl w:ilvl="2">
      <w:start w:val="1"/>
      <w:numFmt w:val="decimal"/>
      <w:lvlText w:val="%1.%2.%3"/>
      <w:lvlJc w:val="left"/>
      <w:pPr>
        <w:ind w:left="3580" w:hanging="720"/>
      </w:pPr>
      <w:rPr>
        <w:rFonts w:hint="default"/>
      </w:rPr>
    </w:lvl>
    <w:lvl w:ilvl="3">
      <w:start w:val="1"/>
      <w:numFmt w:val="decimal"/>
      <w:lvlText w:val="%1.%2.%3.%4"/>
      <w:lvlJc w:val="left"/>
      <w:pPr>
        <w:ind w:left="5370" w:hanging="1080"/>
      </w:pPr>
      <w:rPr>
        <w:rFonts w:hint="default"/>
      </w:rPr>
    </w:lvl>
    <w:lvl w:ilvl="4">
      <w:start w:val="1"/>
      <w:numFmt w:val="decimal"/>
      <w:lvlText w:val="%1.%2.%3.%4.%5"/>
      <w:lvlJc w:val="left"/>
      <w:pPr>
        <w:ind w:left="7160" w:hanging="1440"/>
      </w:pPr>
      <w:rPr>
        <w:rFonts w:hint="default"/>
      </w:rPr>
    </w:lvl>
    <w:lvl w:ilvl="5">
      <w:start w:val="1"/>
      <w:numFmt w:val="decimal"/>
      <w:lvlText w:val="%1.%2.%3.%4.%5.%6"/>
      <w:lvlJc w:val="left"/>
      <w:pPr>
        <w:ind w:left="8590" w:hanging="1440"/>
      </w:pPr>
      <w:rPr>
        <w:rFonts w:hint="default"/>
      </w:rPr>
    </w:lvl>
    <w:lvl w:ilvl="6">
      <w:start w:val="1"/>
      <w:numFmt w:val="decimal"/>
      <w:lvlText w:val="%1.%2.%3.%4.%5.%6.%7"/>
      <w:lvlJc w:val="left"/>
      <w:pPr>
        <w:ind w:left="10380" w:hanging="1800"/>
      </w:pPr>
      <w:rPr>
        <w:rFonts w:hint="default"/>
      </w:rPr>
    </w:lvl>
    <w:lvl w:ilvl="7">
      <w:start w:val="1"/>
      <w:numFmt w:val="decimal"/>
      <w:lvlText w:val="%1.%2.%3.%4.%5.%6.%7.%8"/>
      <w:lvlJc w:val="left"/>
      <w:pPr>
        <w:ind w:left="12170" w:hanging="2160"/>
      </w:pPr>
      <w:rPr>
        <w:rFonts w:hint="default"/>
      </w:rPr>
    </w:lvl>
    <w:lvl w:ilvl="8">
      <w:start w:val="1"/>
      <w:numFmt w:val="decimal"/>
      <w:lvlText w:val="%1.%2.%3.%4.%5.%6.%7.%8.%9"/>
      <w:lvlJc w:val="left"/>
      <w:pPr>
        <w:ind w:left="13600" w:hanging="2160"/>
      </w:pPr>
      <w:rPr>
        <w:rFonts w:hint="default"/>
      </w:rPr>
    </w:lvl>
  </w:abstractNum>
  <w:abstractNum w:abstractNumId="31" w15:restartNumberingAfterBreak="0">
    <w:nsid w:val="6C9A24E6"/>
    <w:multiLevelType w:val="multilevel"/>
    <w:tmpl w:val="A144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C7350"/>
    <w:multiLevelType w:val="multilevel"/>
    <w:tmpl w:val="46EEADC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F1F5946"/>
    <w:multiLevelType w:val="multilevel"/>
    <w:tmpl w:val="2DD0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22E2D"/>
    <w:multiLevelType w:val="multilevel"/>
    <w:tmpl w:val="A144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B31197"/>
    <w:multiLevelType w:val="multilevel"/>
    <w:tmpl w:val="0648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14C26"/>
    <w:multiLevelType w:val="hybridMultilevel"/>
    <w:tmpl w:val="73DAFE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471FFC"/>
    <w:multiLevelType w:val="multilevel"/>
    <w:tmpl w:val="76C0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A554A"/>
    <w:multiLevelType w:val="multilevel"/>
    <w:tmpl w:val="EDCEA2F0"/>
    <w:lvl w:ilvl="0">
      <w:start w:val="2"/>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354"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368" w:hanging="1800"/>
      </w:pPr>
      <w:rPr>
        <w:rFonts w:hint="default"/>
      </w:rPr>
    </w:lvl>
  </w:abstractNum>
  <w:abstractNum w:abstractNumId="39" w15:restartNumberingAfterBreak="0">
    <w:nsid w:val="768D40B0"/>
    <w:multiLevelType w:val="hybridMultilevel"/>
    <w:tmpl w:val="C8225C40"/>
    <w:lvl w:ilvl="0" w:tplc="6E16B3FA">
      <w:start w:val="2"/>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C6B748E"/>
    <w:multiLevelType w:val="multilevel"/>
    <w:tmpl w:val="2A9C1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41CC3"/>
    <w:multiLevelType w:val="hybridMultilevel"/>
    <w:tmpl w:val="B1A6B4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1393009">
    <w:abstractNumId w:val="5"/>
  </w:num>
  <w:num w:numId="2" w16cid:durableId="1745713175">
    <w:abstractNumId w:val="41"/>
  </w:num>
  <w:num w:numId="3" w16cid:durableId="1348096747">
    <w:abstractNumId w:val="9"/>
  </w:num>
  <w:num w:numId="4" w16cid:durableId="1329408369">
    <w:abstractNumId w:val="27"/>
  </w:num>
  <w:num w:numId="5" w16cid:durableId="295718135">
    <w:abstractNumId w:val="7"/>
  </w:num>
  <w:num w:numId="6" w16cid:durableId="590940209">
    <w:abstractNumId w:val="36"/>
  </w:num>
  <w:num w:numId="7" w16cid:durableId="1972664684">
    <w:abstractNumId w:val="38"/>
  </w:num>
  <w:num w:numId="8" w16cid:durableId="1350913555">
    <w:abstractNumId w:val="39"/>
  </w:num>
  <w:num w:numId="9" w16cid:durableId="503399163">
    <w:abstractNumId w:val="37"/>
  </w:num>
  <w:num w:numId="10" w16cid:durableId="2074544973">
    <w:abstractNumId w:val="18"/>
  </w:num>
  <w:num w:numId="11" w16cid:durableId="2122452191">
    <w:abstractNumId w:val="28"/>
  </w:num>
  <w:num w:numId="12" w16cid:durableId="1617365405">
    <w:abstractNumId w:val="20"/>
  </w:num>
  <w:num w:numId="13" w16cid:durableId="922684923">
    <w:abstractNumId w:val="26"/>
  </w:num>
  <w:num w:numId="14" w16cid:durableId="964313485">
    <w:abstractNumId w:val="3"/>
  </w:num>
  <w:num w:numId="15" w16cid:durableId="1642419626">
    <w:abstractNumId w:val="2"/>
  </w:num>
  <w:num w:numId="16" w16cid:durableId="1116875529">
    <w:abstractNumId w:val="6"/>
  </w:num>
  <w:num w:numId="17" w16cid:durableId="1190216035">
    <w:abstractNumId w:val="15"/>
  </w:num>
  <w:num w:numId="18" w16cid:durableId="1281961720">
    <w:abstractNumId w:val="1"/>
  </w:num>
  <w:num w:numId="19" w16cid:durableId="970095352">
    <w:abstractNumId w:val="31"/>
  </w:num>
  <w:num w:numId="20" w16cid:durableId="817116835">
    <w:abstractNumId w:val="13"/>
  </w:num>
  <w:num w:numId="21" w16cid:durableId="1467507368">
    <w:abstractNumId w:val="14"/>
  </w:num>
  <w:num w:numId="22" w16cid:durableId="962882768">
    <w:abstractNumId w:val="34"/>
  </w:num>
  <w:num w:numId="23" w16cid:durableId="604190145">
    <w:abstractNumId w:val="40"/>
  </w:num>
  <w:num w:numId="24" w16cid:durableId="561872571">
    <w:abstractNumId w:val="11"/>
  </w:num>
  <w:num w:numId="25" w16cid:durableId="1533690465">
    <w:abstractNumId w:val="8"/>
  </w:num>
  <w:num w:numId="26" w16cid:durableId="404573300">
    <w:abstractNumId w:val="22"/>
  </w:num>
  <w:num w:numId="27" w16cid:durableId="285280216">
    <w:abstractNumId w:val="32"/>
  </w:num>
  <w:num w:numId="28" w16cid:durableId="684096516">
    <w:abstractNumId w:val="10"/>
  </w:num>
  <w:num w:numId="29" w16cid:durableId="493617432">
    <w:abstractNumId w:val="24"/>
  </w:num>
  <w:num w:numId="30" w16cid:durableId="88160557">
    <w:abstractNumId w:val="4"/>
  </w:num>
  <w:num w:numId="31" w16cid:durableId="1827017635">
    <w:abstractNumId w:val="28"/>
  </w:num>
  <w:num w:numId="32" w16cid:durableId="1093084336">
    <w:abstractNumId w:val="28"/>
  </w:num>
  <w:num w:numId="33" w16cid:durableId="1369911875">
    <w:abstractNumId w:val="28"/>
  </w:num>
  <w:num w:numId="34" w16cid:durableId="431704544">
    <w:abstractNumId w:val="28"/>
  </w:num>
  <w:num w:numId="35" w16cid:durableId="1598713678">
    <w:abstractNumId w:val="19"/>
  </w:num>
  <w:num w:numId="36" w16cid:durableId="354384608">
    <w:abstractNumId w:val="28"/>
  </w:num>
  <w:num w:numId="37" w16cid:durableId="2065828175">
    <w:abstractNumId w:val="28"/>
  </w:num>
  <w:num w:numId="38" w16cid:durableId="972369431">
    <w:abstractNumId w:val="23"/>
  </w:num>
  <w:num w:numId="39" w16cid:durableId="1024332387">
    <w:abstractNumId w:val="2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14979019">
    <w:abstractNumId w:val="12"/>
  </w:num>
  <w:num w:numId="41" w16cid:durableId="1558007599">
    <w:abstractNumId w:val="16"/>
  </w:num>
  <w:num w:numId="42" w16cid:durableId="1392194300">
    <w:abstractNumId w:val="35"/>
  </w:num>
  <w:num w:numId="43" w16cid:durableId="228541126">
    <w:abstractNumId w:val="21"/>
  </w:num>
  <w:num w:numId="44" w16cid:durableId="609778076">
    <w:abstractNumId w:val="17"/>
  </w:num>
  <w:num w:numId="45" w16cid:durableId="620113844">
    <w:abstractNumId w:val="29"/>
  </w:num>
  <w:num w:numId="46" w16cid:durableId="1520316169">
    <w:abstractNumId w:val="25"/>
  </w:num>
  <w:num w:numId="47" w16cid:durableId="2128891772">
    <w:abstractNumId w:val="33"/>
  </w:num>
  <w:num w:numId="48" w16cid:durableId="971982322">
    <w:abstractNumId w:val="0"/>
  </w:num>
  <w:num w:numId="49" w16cid:durableId="466823580">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an Schweitzer">
    <w15:presenceInfo w15:providerId="Windows Live" w15:userId="593b13a2859028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73"/>
    <w:rsid w:val="00003916"/>
    <w:rsid w:val="00005461"/>
    <w:rsid w:val="000076EE"/>
    <w:rsid w:val="00013266"/>
    <w:rsid w:val="00016143"/>
    <w:rsid w:val="000249E3"/>
    <w:rsid w:val="00034A88"/>
    <w:rsid w:val="000355CB"/>
    <w:rsid w:val="00036D2B"/>
    <w:rsid w:val="000427C2"/>
    <w:rsid w:val="00043A7A"/>
    <w:rsid w:val="00052213"/>
    <w:rsid w:val="000547E5"/>
    <w:rsid w:val="00067A4E"/>
    <w:rsid w:val="00092768"/>
    <w:rsid w:val="000A6C8B"/>
    <w:rsid w:val="000C1071"/>
    <w:rsid w:val="000D159C"/>
    <w:rsid w:val="000D7A72"/>
    <w:rsid w:val="000E0263"/>
    <w:rsid w:val="000E05F0"/>
    <w:rsid w:val="00103740"/>
    <w:rsid w:val="00104455"/>
    <w:rsid w:val="00134522"/>
    <w:rsid w:val="001434A0"/>
    <w:rsid w:val="00147FF2"/>
    <w:rsid w:val="00151C02"/>
    <w:rsid w:val="00156D1F"/>
    <w:rsid w:val="0016661D"/>
    <w:rsid w:val="00175855"/>
    <w:rsid w:val="0018075C"/>
    <w:rsid w:val="00191E81"/>
    <w:rsid w:val="001A33DD"/>
    <w:rsid w:val="001B0244"/>
    <w:rsid w:val="001B4FB5"/>
    <w:rsid w:val="001B619E"/>
    <w:rsid w:val="001C33EB"/>
    <w:rsid w:val="001C54C4"/>
    <w:rsid w:val="001D1DC7"/>
    <w:rsid w:val="00201CB8"/>
    <w:rsid w:val="00213EF9"/>
    <w:rsid w:val="00214AA5"/>
    <w:rsid w:val="00214CBA"/>
    <w:rsid w:val="00222D5E"/>
    <w:rsid w:val="00224768"/>
    <w:rsid w:val="002256FD"/>
    <w:rsid w:val="002257D3"/>
    <w:rsid w:val="00233625"/>
    <w:rsid w:val="00247B57"/>
    <w:rsid w:val="00267623"/>
    <w:rsid w:val="002726C0"/>
    <w:rsid w:val="00282E7D"/>
    <w:rsid w:val="002907FE"/>
    <w:rsid w:val="002909F4"/>
    <w:rsid w:val="00297357"/>
    <w:rsid w:val="002A5144"/>
    <w:rsid w:val="002C1C54"/>
    <w:rsid w:val="002C2559"/>
    <w:rsid w:val="002D36EC"/>
    <w:rsid w:val="00310B44"/>
    <w:rsid w:val="00320FB7"/>
    <w:rsid w:val="0033096A"/>
    <w:rsid w:val="00350BA5"/>
    <w:rsid w:val="003668C3"/>
    <w:rsid w:val="00366F68"/>
    <w:rsid w:val="003903C3"/>
    <w:rsid w:val="00394706"/>
    <w:rsid w:val="003A6566"/>
    <w:rsid w:val="003E00D8"/>
    <w:rsid w:val="00416E1F"/>
    <w:rsid w:val="0042186B"/>
    <w:rsid w:val="00427973"/>
    <w:rsid w:val="00467EF4"/>
    <w:rsid w:val="004753D5"/>
    <w:rsid w:val="004938C9"/>
    <w:rsid w:val="00493C2F"/>
    <w:rsid w:val="004C434D"/>
    <w:rsid w:val="004D2A34"/>
    <w:rsid w:val="004D609B"/>
    <w:rsid w:val="004E0CEC"/>
    <w:rsid w:val="00504A5A"/>
    <w:rsid w:val="005371E1"/>
    <w:rsid w:val="00541A62"/>
    <w:rsid w:val="00575CB0"/>
    <w:rsid w:val="00583307"/>
    <w:rsid w:val="005A0704"/>
    <w:rsid w:val="005B5158"/>
    <w:rsid w:val="005C75F4"/>
    <w:rsid w:val="005D60D7"/>
    <w:rsid w:val="005E1047"/>
    <w:rsid w:val="005E492C"/>
    <w:rsid w:val="005F7D5F"/>
    <w:rsid w:val="00600B28"/>
    <w:rsid w:val="00605ADC"/>
    <w:rsid w:val="00612231"/>
    <w:rsid w:val="0061594D"/>
    <w:rsid w:val="006174D5"/>
    <w:rsid w:val="00620FE2"/>
    <w:rsid w:val="00640E7C"/>
    <w:rsid w:val="00654B0F"/>
    <w:rsid w:val="00675697"/>
    <w:rsid w:val="006761D9"/>
    <w:rsid w:val="00676950"/>
    <w:rsid w:val="006869D5"/>
    <w:rsid w:val="00694F58"/>
    <w:rsid w:val="006B39A2"/>
    <w:rsid w:val="006D06B6"/>
    <w:rsid w:val="006D0E25"/>
    <w:rsid w:val="006D2C79"/>
    <w:rsid w:val="006D3F41"/>
    <w:rsid w:val="006E05C4"/>
    <w:rsid w:val="006E089D"/>
    <w:rsid w:val="006E0EDB"/>
    <w:rsid w:val="00712667"/>
    <w:rsid w:val="00742676"/>
    <w:rsid w:val="00757235"/>
    <w:rsid w:val="00762840"/>
    <w:rsid w:val="00767AA6"/>
    <w:rsid w:val="007745A9"/>
    <w:rsid w:val="00781058"/>
    <w:rsid w:val="00783F64"/>
    <w:rsid w:val="0079135E"/>
    <w:rsid w:val="007915EE"/>
    <w:rsid w:val="007A14B8"/>
    <w:rsid w:val="007A16D3"/>
    <w:rsid w:val="007B0D81"/>
    <w:rsid w:val="007C6C38"/>
    <w:rsid w:val="007D65BB"/>
    <w:rsid w:val="007E0B9E"/>
    <w:rsid w:val="007F3644"/>
    <w:rsid w:val="007F54FB"/>
    <w:rsid w:val="00801E8D"/>
    <w:rsid w:val="00806F89"/>
    <w:rsid w:val="00822B47"/>
    <w:rsid w:val="00836965"/>
    <w:rsid w:val="00840BC9"/>
    <w:rsid w:val="008416E0"/>
    <w:rsid w:val="00847905"/>
    <w:rsid w:val="00855FF3"/>
    <w:rsid w:val="00860097"/>
    <w:rsid w:val="00875122"/>
    <w:rsid w:val="00895DBA"/>
    <w:rsid w:val="008B2546"/>
    <w:rsid w:val="008B61EC"/>
    <w:rsid w:val="008C6631"/>
    <w:rsid w:val="008E063E"/>
    <w:rsid w:val="009014EE"/>
    <w:rsid w:val="009053F1"/>
    <w:rsid w:val="00906981"/>
    <w:rsid w:val="00911077"/>
    <w:rsid w:val="00922F9D"/>
    <w:rsid w:val="00925005"/>
    <w:rsid w:val="00990818"/>
    <w:rsid w:val="00995CA6"/>
    <w:rsid w:val="009A255A"/>
    <w:rsid w:val="009A7357"/>
    <w:rsid w:val="009B3E5D"/>
    <w:rsid w:val="009B5B64"/>
    <w:rsid w:val="009D4306"/>
    <w:rsid w:val="009D672D"/>
    <w:rsid w:val="009E41E1"/>
    <w:rsid w:val="009F27DB"/>
    <w:rsid w:val="009F6969"/>
    <w:rsid w:val="00A46BC7"/>
    <w:rsid w:val="00A47930"/>
    <w:rsid w:val="00A47E70"/>
    <w:rsid w:val="00A56517"/>
    <w:rsid w:val="00A6257E"/>
    <w:rsid w:val="00A6639C"/>
    <w:rsid w:val="00A77B9F"/>
    <w:rsid w:val="00A80FC4"/>
    <w:rsid w:val="00A826BF"/>
    <w:rsid w:val="00A86E66"/>
    <w:rsid w:val="00A8753F"/>
    <w:rsid w:val="00A87CC0"/>
    <w:rsid w:val="00A92351"/>
    <w:rsid w:val="00AB33AB"/>
    <w:rsid w:val="00AC6F7B"/>
    <w:rsid w:val="00AD3922"/>
    <w:rsid w:val="00AF086C"/>
    <w:rsid w:val="00AF1ADA"/>
    <w:rsid w:val="00AF799E"/>
    <w:rsid w:val="00B05CCD"/>
    <w:rsid w:val="00B153AD"/>
    <w:rsid w:val="00B208AB"/>
    <w:rsid w:val="00B368FD"/>
    <w:rsid w:val="00B43F54"/>
    <w:rsid w:val="00B47DBE"/>
    <w:rsid w:val="00B62A3D"/>
    <w:rsid w:val="00B63E73"/>
    <w:rsid w:val="00B66091"/>
    <w:rsid w:val="00B66A9A"/>
    <w:rsid w:val="00B82C13"/>
    <w:rsid w:val="00BA0947"/>
    <w:rsid w:val="00BB1C29"/>
    <w:rsid w:val="00BB6306"/>
    <w:rsid w:val="00BC2ECD"/>
    <w:rsid w:val="00BD2649"/>
    <w:rsid w:val="00BE5F06"/>
    <w:rsid w:val="00C0084B"/>
    <w:rsid w:val="00C33134"/>
    <w:rsid w:val="00C33DAB"/>
    <w:rsid w:val="00C419DE"/>
    <w:rsid w:val="00C425E5"/>
    <w:rsid w:val="00C44C5F"/>
    <w:rsid w:val="00C51317"/>
    <w:rsid w:val="00C71A65"/>
    <w:rsid w:val="00C74F2E"/>
    <w:rsid w:val="00C806A7"/>
    <w:rsid w:val="00CA22CF"/>
    <w:rsid w:val="00CA439B"/>
    <w:rsid w:val="00CA61AD"/>
    <w:rsid w:val="00CC6789"/>
    <w:rsid w:val="00CD6ABB"/>
    <w:rsid w:val="00CE0E0C"/>
    <w:rsid w:val="00D016ED"/>
    <w:rsid w:val="00D068FC"/>
    <w:rsid w:val="00D17170"/>
    <w:rsid w:val="00D57017"/>
    <w:rsid w:val="00D75ACA"/>
    <w:rsid w:val="00D75CFD"/>
    <w:rsid w:val="00D9052B"/>
    <w:rsid w:val="00D96212"/>
    <w:rsid w:val="00DA42E8"/>
    <w:rsid w:val="00DD7D15"/>
    <w:rsid w:val="00DE16A9"/>
    <w:rsid w:val="00DE2AF2"/>
    <w:rsid w:val="00E06ADD"/>
    <w:rsid w:val="00E10E9F"/>
    <w:rsid w:val="00E24488"/>
    <w:rsid w:val="00E307D0"/>
    <w:rsid w:val="00E36498"/>
    <w:rsid w:val="00E369C6"/>
    <w:rsid w:val="00E433DC"/>
    <w:rsid w:val="00E55D0B"/>
    <w:rsid w:val="00E67B44"/>
    <w:rsid w:val="00E74B8D"/>
    <w:rsid w:val="00E86338"/>
    <w:rsid w:val="00E91291"/>
    <w:rsid w:val="00E93CFE"/>
    <w:rsid w:val="00ED123E"/>
    <w:rsid w:val="00ED4968"/>
    <w:rsid w:val="00EE6DDF"/>
    <w:rsid w:val="00F14B1E"/>
    <w:rsid w:val="00F73073"/>
    <w:rsid w:val="00F80358"/>
    <w:rsid w:val="00F82FE6"/>
    <w:rsid w:val="00F853CB"/>
    <w:rsid w:val="00F97C97"/>
    <w:rsid w:val="00FA017A"/>
    <w:rsid w:val="00FC30CB"/>
    <w:rsid w:val="00FD69CC"/>
    <w:rsid w:val="00FD779E"/>
    <w:rsid w:val="00FE4B71"/>
    <w:rsid w:val="00FF795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372B9C5"/>
  <w15:chartTrackingRefBased/>
  <w15:docId w15:val="{0C1C8FA2-950C-400F-BCBF-62978D4F7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B63E73"/>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63E73"/>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63E73"/>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63E73"/>
    <w:pPr>
      <w:keepNext/>
      <w:keepLines/>
      <w:numPr>
        <w:ilvl w:val="3"/>
        <w:numId w:val="1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63E73"/>
    <w:pPr>
      <w:keepNext/>
      <w:keepLines/>
      <w:numPr>
        <w:ilvl w:val="4"/>
        <w:numId w:val="1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63E73"/>
    <w:pPr>
      <w:keepNext/>
      <w:keepLines/>
      <w:numPr>
        <w:ilvl w:val="5"/>
        <w:numId w:val="1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63E73"/>
    <w:pPr>
      <w:keepNext/>
      <w:keepLines/>
      <w:numPr>
        <w:ilvl w:val="6"/>
        <w:numId w:val="1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63E73"/>
    <w:pPr>
      <w:keepNext/>
      <w:keepLines/>
      <w:numPr>
        <w:ilvl w:val="7"/>
        <w:numId w:val="1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63E73"/>
    <w:pPr>
      <w:keepNext/>
      <w:keepLines/>
      <w:numPr>
        <w:ilvl w:val="8"/>
        <w:numId w:val="1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63E7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63E7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63E7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63E7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63E7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63E7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63E7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63E7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63E73"/>
    <w:rPr>
      <w:rFonts w:eastAsiaTheme="majorEastAsia" w:cstheme="majorBidi"/>
      <w:color w:val="272727" w:themeColor="text1" w:themeTint="D8"/>
    </w:rPr>
  </w:style>
  <w:style w:type="paragraph" w:styleId="Titel">
    <w:name w:val="Title"/>
    <w:basedOn w:val="Standard"/>
    <w:next w:val="Standard"/>
    <w:link w:val="TitelZchn"/>
    <w:uiPriority w:val="10"/>
    <w:qFormat/>
    <w:rsid w:val="00B63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63E7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63E7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63E7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63E7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63E73"/>
    <w:rPr>
      <w:i/>
      <w:iCs/>
      <w:color w:val="404040" w:themeColor="text1" w:themeTint="BF"/>
    </w:rPr>
  </w:style>
  <w:style w:type="paragraph" w:styleId="Listenabsatz">
    <w:name w:val="List Paragraph"/>
    <w:basedOn w:val="Standard"/>
    <w:uiPriority w:val="34"/>
    <w:qFormat/>
    <w:rsid w:val="00B63E73"/>
    <w:pPr>
      <w:ind w:left="720"/>
      <w:contextualSpacing/>
    </w:pPr>
  </w:style>
  <w:style w:type="character" w:styleId="IntensiveHervorhebung">
    <w:name w:val="Intense Emphasis"/>
    <w:basedOn w:val="Absatz-Standardschriftart"/>
    <w:uiPriority w:val="21"/>
    <w:qFormat/>
    <w:rsid w:val="00B63E73"/>
    <w:rPr>
      <w:i/>
      <w:iCs/>
      <w:color w:val="0F4761" w:themeColor="accent1" w:themeShade="BF"/>
    </w:rPr>
  </w:style>
  <w:style w:type="paragraph" w:styleId="IntensivesZitat">
    <w:name w:val="Intense Quote"/>
    <w:basedOn w:val="Standard"/>
    <w:next w:val="Standard"/>
    <w:link w:val="IntensivesZitatZchn"/>
    <w:uiPriority w:val="30"/>
    <w:qFormat/>
    <w:rsid w:val="00B63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63E73"/>
    <w:rPr>
      <w:i/>
      <w:iCs/>
      <w:color w:val="0F4761" w:themeColor="accent1" w:themeShade="BF"/>
    </w:rPr>
  </w:style>
  <w:style w:type="character" w:styleId="IntensiverVerweis">
    <w:name w:val="Intense Reference"/>
    <w:basedOn w:val="Absatz-Standardschriftart"/>
    <w:uiPriority w:val="32"/>
    <w:qFormat/>
    <w:rsid w:val="00B63E73"/>
    <w:rPr>
      <w:b/>
      <w:bCs/>
      <w:smallCaps/>
      <w:color w:val="0F4761" w:themeColor="accent1" w:themeShade="BF"/>
      <w:spacing w:val="5"/>
    </w:rPr>
  </w:style>
  <w:style w:type="paragraph" w:styleId="KeinLeerraum">
    <w:name w:val="No Spacing"/>
    <w:link w:val="KeinLeerraumZchn"/>
    <w:uiPriority w:val="1"/>
    <w:qFormat/>
    <w:rsid w:val="000355CB"/>
    <w:pPr>
      <w:spacing w:after="0" w:line="240" w:lineRule="auto"/>
    </w:pPr>
    <w:rPr>
      <w:rFonts w:eastAsiaTheme="minorEastAsia"/>
      <w:lang w:eastAsia="en-GB"/>
      <w14:ligatures w14:val="none"/>
    </w:rPr>
  </w:style>
  <w:style w:type="character" w:customStyle="1" w:styleId="KeinLeerraumZchn">
    <w:name w:val="Kein Leerraum Zchn"/>
    <w:basedOn w:val="Absatz-Standardschriftart"/>
    <w:link w:val="KeinLeerraum"/>
    <w:uiPriority w:val="1"/>
    <w:rsid w:val="000355CB"/>
    <w:rPr>
      <w:rFonts w:eastAsiaTheme="minorEastAsia"/>
      <w:lang w:eastAsia="en-GB"/>
      <w14:ligatures w14:val="none"/>
    </w:rPr>
  </w:style>
  <w:style w:type="paragraph" w:styleId="Inhaltsverzeichnisberschrift">
    <w:name w:val="TOC Heading"/>
    <w:basedOn w:val="berschrift1"/>
    <w:next w:val="Standard"/>
    <w:uiPriority w:val="39"/>
    <w:unhideWhenUsed/>
    <w:qFormat/>
    <w:rsid w:val="00CA439B"/>
    <w:pPr>
      <w:spacing w:before="240" w:after="0"/>
      <w:outlineLvl w:val="9"/>
    </w:pPr>
    <w:rPr>
      <w:sz w:val="32"/>
      <w:szCs w:val="32"/>
      <w:lang w:eastAsia="en-GB"/>
      <w14:ligatures w14:val="none"/>
    </w:rPr>
  </w:style>
  <w:style w:type="paragraph" w:styleId="Verzeichnis2">
    <w:name w:val="toc 2"/>
    <w:basedOn w:val="Standard"/>
    <w:next w:val="Standard"/>
    <w:autoRedefine/>
    <w:uiPriority w:val="39"/>
    <w:unhideWhenUsed/>
    <w:rsid w:val="00175855"/>
    <w:pPr>
      <w:spacing w:after="100"/>
      <w:ind w:left="220"/>
    </w:pPr>
    <w:rPr>
      <w:rFonts w:eastAsiaTheme="minorEastAsia" w:cs="Times New Roman"/>
      <w:lang w:eastAsia="en-GB"/>
      <w14:ligatures w14:val="none"/>
    </w:rPr>
  </w:style>
  <w:style w:type="paragraph" w:styleId="Verzeichnis1">
    <w:name w:val="toc 1"/>
    <w:basedOn w:val="Standard"/>
    <w:next w:val="Standard"/>
    <w:autoRedefine/>
    <w:uiPriority w:val="39"/>
    <w:unhideWhenUsed/>
    <w:rsid w:val="00175855"/>
    <w:pPr>
      <w:spacing w:after="100"/>
    </w:pPr>
    <w:rPr>
      <w:rFonts w:eastAsiaTheme="minorEastAsia" w:cs="Times New Roman"/>
      <w:lang w:eastAsia="en-GB"/>
      <w14:ligatures w14:val="none"/>
    </w:rPr>
  </w:style>
  <w:style w:type="paragraph" w:styleId="Verzeichnis3">
    <w:name w:val="toc 3"/>
    <w:basedOn w:val="Standard"/>
    <w:next w:val="Standard"/>
    <w:autoRedefine/>
    <w:uiPriority w:val="39"/>
    <w:unhideWhenUsed/>
    <w:rsid w:val="00175855"/>
    <w:pPr>
      <w:spacing w:after="100"/>
      <w:ind w:left="440"/>
    </w:pPr>
    <w:rPr>
      <w:rFonts w:eastAsiaTheme="minorEastAsia" w:cs="Times New Roman"/>
      <w:lang w:eastAsia="en-GB"/>
      <w14:ligatures w14:val="none"/>
    </w:rPr>
  </w:style>
  <w:style w:type="character" w:styleId="Hyperlink">
    <w:name w:val="Hyperlink"/>
    <w:basedOn w:val="Absatz-Standardschriftart"/>
    <w:uiPriority w:val="99"/>
    <w:unhideWhenUsed/>
    <w:rsid w:val="00175855"/>
    <w:rPr>
      <w:color w:val="467886" w:themeColor="hyperlink"/>
      <w:u w:val="single"/>
    </w:rPr>
  </w:style>
  <w:style w:type="paragraph" w:styleId="StandardWeb">
    <w:name w:val="Normal (Web)"/>
    <w:basedOn w:val="Standard"/>
    <w:uiPriority w:val="99"/>
    <w:semiHidden/>
    <w:unhideWhenUsed/>
    <w:rsid w:val="00E433DC"/>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NichtaufgelsteErwhnung">
    <w:name w:val="Unresolved Mention"/>
    <w:basedOn w:val="Absatz-Standardschriftart"/>
    <w:uiPriority w:val="99"/>
    <w:semiHidden/>
    <w:unhideWhenUsed/>
    <w:rsid w:val="00005461"/>
    <w:rPr>
      <w:color w:val="605E5C"/>
      <w:shd w:val="clear" w:color="auto" w:fill="E1DFDD"/>
    </w:rPr>
  </w:style>
  <w:style w:type="character" w:styleId="Fett">
    <w:name w:val="Strong"/>
    <w:basedOn w:val="Absatz-Standardschriftart"/>
    <w:uiPriority w:val="22"/>
    <w:qFormat/>
    <w:rsid w:val="00541A62"/>
    <w:rPr>
      <w:b/>
      <w:bCs/>
    </w:rPr>
  </w:style>
  <w:style w:type="character" w:styleId="Zeilennummer">
    <w:name w:val="line number"/>
    <w:basedOn w:val="Absatz-Standardschriftart"/>
    <w:uiPriority w:val="99"/>
    <w:semiHidden/>
    <w:unhideWhenUsed/>
    <w:rsid w:val="00860097"/>
  </w:style>
  <w:style w:type="paragraph" w:styleId="Kopfzeile">
    <w:name w:val="header"/>
    <w:basedOn w:val="Standard"/>
    <w:link w:val="KopfzeileZchn"/>
    <w:uiPriority w:val="99"/>
    <w:unhideWhenUsed/>
    <w:rsid w:val="00A46BC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46BC7"/>
    <w:rPr>
      <w:lang w:val="de-DE"/>
    </w:rPr>
  </w:style>
  <w:style w:type="paragraph" w:styleId="Fuzeile">
    <w:name w:val="footer"/>
    <w:basedOn w:val="Standard"/>
    <w:link w:val="FuzeileZchn"/>
    <w:uiPriority w:val="99"/>
    <w:unhideWhenUsed/>
    <w:rsid w:val="00A46BC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46BC7"/>
    <w:rPr>
      <w:lang w:val="de-DE"/>
    </w:rPr>
  </w:style>
  <w:style w:type="table" w:customStyle="1" w:styleId="TableGrid">
    <w:name w:val="TableGrid"/>
    <w:rsid w:val="00C51317"/>
    <w:pPr>
      <w:spacing w:after="0" w:line="240" w:lineRule="auto"/>
    </w:pPr>
    <w:rPr>
      <w:rFonts w:eastAsiaTheme="minorEastAsia"/>
      <w:kern w:val="2"/>
      <w:sz w:val="24"/>
      <w:szCs w:val="24"/>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03321">
      <w:bodyDiv w:val="1"/>
      <w:marLeft w:val="0"/>
      <w:marRight w:val="0"/>
      <w:marTop w:val="0"/>
      <w:marBottom w:val="0"/>
      <w:divBdr>
        <w:top w:val="none" w:sz="0" w:space="0" w:color="auto"/>
        <w:left w:val="none" w:sz="0" w:space="0" w:color="auto"/>
        <w:bottom w:val="none" w:sz="0" w:space="0" w:color="auto"/>
        <w:right w:val="none" w:sz="0" w:space="0" w:color="auto"/>
      </w:divBdr>
    </w:div>
    <w:div w:id="194739286">
      <w:bodyDiv w:val="1"/>
      <w:marLeft w:val="0"/>
      <w:marRight w:val="0"/>
      <w:marTop w:val="0"/>
      <w:marBottom w:val="0"/>
      <w:divBdr>
        <w:top w:val="none" w:sz="0" w:space="0" w:color="auto"/>
        <w:left w:val="none" w:sz="0" w:space="0" w:color="auto"/>
        <w:bottom w:val="none" w:sz="0" w:space="0" w:color="auto"/>
        <w:right w:val="none" w:sz="0" w:space="0" w:color="auto"/>
      </w:divBdr>
    </w:div>
    <w:div w:id="203686026">
      <w:bodyDiv w:val="1"/>
      <w:marLeft w:val="0"/>
      <w:marRight w:val="0"/>
      <w:marTop w:val="0"/>
      <w:marBottom w:val="0"/>
      <w:divBdr>
        <w:top w:val="none" w:sz="0" w:space="0" w:color="auto"/>
        <w:left w:val="none" w:sz="0" w:space="0" w:color="auto"/>
        <w:bottom w:val="none" w:sz="0" w:space="0" w:color="auto"/>
        <w:right w:val="none" w:sz="0" w:space="0" w:color="auto"/>
      </w:divBdr>
    </w:div>
    <w:div w:id="246236306">
      <w:bodyDiv w:val="1"/>
      <w:marLeft w:val="0"/>
      <w:marRight w:val="0"/>
      <w:marTop w:val="0"/>
      <w:marBottom w:val="0"/>
      <w:divBdr>
        <w:top w:val="none" w:sz="0" w:space="0" w:color="auto"/>
        <w:left w:val="none" w:sz="0" w:space="0" w:color="auto"/>
        <w:bottom w:val="none" w:sz="0" w:space="0" w:color="auto"/>
        <w:right w:val="none" w:sz="0" w:space="0" w:color="auto"/>
      </w:divBdr>
    </w:div>
    <w:div w:id="248008108">
      <w:bodyDiv w:val="1"/>
      <w:marLeft w:val="0"/>
      <w:marRight w:val="0"/>
      <w:marTop w:val="0"/>
      <w:marBottom w:val="0"/>
      <w:divBdr>
        <w:top w:val="none" w:sz="0" w:space="0" w:color="auto"/>
        <w:left w:val="none" w:sz="0" w:space="0" w:color="auto"/>
        <w:bottom w:val="none" w:sz="0" w:space="0" w:color="auto"/>
        <w:right w:val="none" w:sz="0" w:space="0" w:color="auto"/>
      </w:divBdr>
    </w:div>
    <w:div w:id="286132107">
      <w:bodyDiv w:val="1"/>
      <w:marLeft w:val="0"/>
      <w:marRight w:val="0"/>
      <w:marTop w:val="0"/>
      <w:marBottom w:val="0"/>
      <w:divBdr>
        <w:top w:val="none" w:sz="0" w:space="0" w:color="auto"/>
        <w:left w:val="none" w:sz="0" w:space="0" w:color="auto"/>
        <w:bottom w:val="none" w:sz="0" w:space="0" w:color="auto"/>
        <w:right w:val="none" w:sz="0" w:space="0" w:color="auto"/>
      </w:divBdr>
    </w:div>
    <w:div w:id="288366420">
      <w:bodyDiv w:val="1"/>
      <w:marLeft w:val="0"/>
      <w:marRight w:val="0"/>
      <w:marTop w:val="0"/>
      <w:marBottom w:val="0"/>
      <w:divBdr>
        <w:top w:val="none" w:sz="0" w:space="0" w:color="auto"/>
        <w:left w:val="none" w:sz="0" w:space="0" w:color="auto"/>
        <w:bottom w:val="none" w:sz="0" w:space="0" w:color="auto"/>
        <w:right w:val="none" w:sz="0" w:space="0" w:color="auto"/>
      </w:divBdr>
    </w:div>
    <w:div w:id="338970577">
      <w:bodyDiv w:val="1"/>
      <w:marLeft w:val="0"/>
      <w:marRight w:val="0"/>
      <w:marTop w:val="0"/>
      <w:marBottom w:val="0"/>
      <w:divBdr>
        <w:top w:val="none" w:sz="0" w:space="0" w:color="auto"/>
        <w:left w:val="none" w:sz="0" w:space="0" w:color="auto"/>
        <w:bottom w:val="none" w:sz="0" w:space="0" w:color="auto"/>
        <w:right w:val="none" w:sz="0" w:space="0" w:color="auto"/>
      </w:divBdr>
    </w:div>
    <w:div w:id="352804265">
      <w:bodyDiv w:val="1"/>
      <w:marLeft w:val="0"/>
      <w:marRight w:val="0"/>
      <w:marTop w:val="0"/>
      <w:marBottom w:val="0"/>
      <w:divBdr>
        <w:top w:val="none" w:sz="0" w:space="0" w:color="auto"/>
        <w:left w:val="none" w:sz="0" w:space="0" w:color="auto"/>
        <w:bottom w:val="none" w:sz="0" w:space="0" w:color="auto"/>
        <w:right w:val="none" w:sz="0" w:space="0" w:color="auto"/>
      </w:divBdr>
    </w:div>
    <w:div w:id="353271066">
      <w:bodyDiv w:val="1"/>
      <w:marLeft w:val="0"/>
      <w:marRight w:val="0"/>
      <w:marTop w:val="0"/>
      <w:marBottom w:val="0"/>
      <w:divBdr>
        <w:top w:val="none" w:sz="0" w:space="0" w:color="auto"/>
        <w:left w:val="none" w:sz="0" w:space="0" w:color="auto"/>
        <w:bottom w:val="none" w:sz="0" w:space="0" w:color="auto"/>
        <w:right w:val="none" w:sz="0" w:space="0" w:color="auto"/>
      </w:divBdr>
    </w:div>
    <w:div w:id="512038636">
      <w:bodyDiv w:val="1"/>
      <w:marLeft w:val="0"/>
      <w:marRight w:val="0"/>
      <w:marTop w:val="0"/>
      <w:marBottom w:val="0"/>
      <w:divBdr>
        <w:top w:val="none" w:sz="0" w:space="0" w:color="auto"/>
        <w:left w:val="none" w:sz="0" w:space="0" w:color="auto"/>
        <w:bottom w:val="none" w:sz="0" w:space="0" w:color="auto"/>
        <w:right w:val="none" w:sz="0" w:space="0" w:color="auto"/>
      </w:divBdr>
    </w:div>
    <w:div w:id="528959535">
      <w:bodyDiv w:val="1"/>
      <w:marLeft w:val="0"/>
      <w:marRight w:val="0"/>
      <w:marTop w:val="0"/>
      <w:marBottom w:val="0"/>
      <w:divBdr>
        <w:top w:val="none" w:sz="0" w:space="0" w:color="auto"/>
        <w:left w:val="none" w:sz="0" w:space="0" w:color="auto"/>
        <w:bottom w:val="none" w:sz="0" w:space="0" w:color="auto"/>
        <w:right w:val="none" w:sz="0" w:space="0" w:color="auto"/>
      </w:divBdr>
    </w:div>
    <w:div w:id="570654661">
      <w:bodyDiv w:val="1"/>
      <w:marLeft w:val="0"/>
      <w:marRight w:val="0"/>
      <w:marTop w:val="0"/>
      <w:marBottom w:val="0"/>
      <w:divBdr>
        <w:top w:val="none" w:sz="0" w:space="0" w:color="auto"/>
        <w:left w:val="none" w:sz="0" w:space="0" w:color="auto"/>
        <w:bottom w:val="none" w:sz="0" w:space="0" w:color="auto"/>
        <w:right w:val="none" w:sz="0" w:space="0" w:color="auto"/>
      </w:divBdr>
    </w:div>
    <w:div w:id="604072287">
      <w:bodyDiv w:val="1"/>
      <w:marLeft w:val="0"/>
      <w:marRight w:val="0"/>
      <w:marTop w:val="0"/>
      <w:marBottom w:val="0"/>
      <w:divBdr>
        <w:top w:val="none" w:sz="0" w:space="0" w:color="auto"/>
        <w:left w:val="none" w:sz="0" w:space="0" w:color="auto"/>
        <w:bottom w:val="none" w:sz="0" w:space="0" w:color="auto"/>
        <w:right w:val="none" w:sz="0" w:space="0" w:color="auto"/>
      </w:divBdr>
    </w:div>
    <w:div w:id="630209638">
      <w:bodyDiv w:val="1"/>
      <w:marLeft w:val="0"/>
      <w:marRight w:val="0"/>
      <w:marTop w:val="0"/>
      <w:marBottom w:val="0"/>
      <w:divBdr>
        <w:top w:val="none" w:sz="0" w:space="0" w:color="auto"/>
        <w:left w:val="none" w:sz="0" w:space="0" w:color="auto"/>
        <w:bottom w:val="none" w:sz="0" w:space="0" w:color="auto"/>
        <w:right w:val="none" w:sz="0" w:space="0" w:color="auto"/>
      </w:divBdr>
    </w:div>
    <w:div w:id="721909218">
      <w:bodyDiv w:val="1"/>
      <w:marLeft w:val="0"/>
      <w:marRight w:val="0"/>
      <w:marTop w:val="0"/>
      <w:marBottom w:val="0"/>
      <w:divBdr>
        <w:top w:val="none" w:sz="0" w:space="0" w:color="auto"/>
        <w:left w:val="none" w:sz="0" w:space="0" w:color="auto"/>
        <w:bottom w:val="none" w:sz="0" w:space="0" w:color="auto"/>
        <w:right w:val="none" w:sz="0" w:space="0" w:color="auto"/>
      </w:divBdr>
    </w:div>
    <w:div w:id="764880281">
      <w:bodyDiv w:val="1"/>
      <w:marLeft w:val="0"/>
      <w:marRight w:val="0"/>
      <w:marTop w:val="0"/>
      <w:marBottom w:val="0"/>
      <w:divBdr>
        <w:top w:val="none" w:sz="0" w:space="0" w:color="auto"/>
        <w:left w:val="none" w:sz="0" w:space="0" w:color="auto"/>
        <w:bottom w:val="none" w:sz="0" w:space="0" w:color="auto"/>
        <w:right w:val="none" w:sz="0" w:space="0" w:color="auto"/>
      </w:divBdr>
    </w:div>
    <w:div w:id="769088030">
      <w:bodyDiv w:val="1"/>
      <w:marLeft w:val="0"/>
      <w:marRight w:val="0"/>
      <w:marTop w:val="0"/>
      <w:marBottom w:val="0"/>
      <w:divBdr>
        <w:top w:val="none" w:sz="0" w:space="0" w:color="auto"/>
        <w:left w:val="none" w:sz="0" w:space="0" w:color="auto"/>
        <w:bottom w:val="none" w:sz="0" w:space="0" w:color="auto"/>
        <w:right w:val="none" w:sz="0" w:space="0" w:color="auto"/>
      </w:divBdr>
    </w:div>
    <w:div w:id="788545352">
      <w:bodyDiv w:val="1"/>
      <w:marLeft w:val="0"/>
      <w:marRight w:val="0"/>
      <w:marTop w:val="0"/>
      <w:marBottom w:val="0"/>
      <w:divBdr>
        <w:top w:val="none" w:sz="0" w:space="0" w:color="auto"/>
        <w:left w:val="none" w:sz="0" w:space="0" w:color="auto"/>
        <w:bottom w:val="none" w:sz="0" w:space="0" w:color="auto"/>
        <w:right w:val="none" w:sz="0" w:space="0" w:color="auto"/>
      </w:divBdr>
    </w:div>
    <w:div w:id="818614901">
      <w:bodyDiv w:val="1"/>
      <w:marLeft w:val="0"/>
      <w:marRight w:val="0"/>
      <w:marTop w:val="0"/>
      <w:marBottom w:val="0"/>
      <w:divBdr>
        <w:top w:val="none" w:sz="0" w:space="0" w:color="auto"/>
        <w:left w:val="none" w:sz="0" w:space="0" w:color="auto"/>
        <w:bottom w:val="none" w:sz="0" w:space="0" w:color="auto"/>
        <w:right w:val="none" w:sz="0" w:space="0" w:color="auto"/>
      </w:divBdr>
    </w:div>
    <w:div w:id="860053126">
      <w:bodyDiv w:val="1"/>
      <w:marLeft w:val="0"/>
      <w:marRight w:val="0"/>
      <w:marTop w:val="0"/>
      <w:marBottom w:val="0"/>
      <w:divBdr>
        <w:top w:val="none" w:sz="0" w:space="0" w:color="auto"/>
        <w:left w:val="none" w:sz="0" w:space="0" w:color="auto"/>
        <w:bottom w:val="none" w:sz="0" w:space="0" w:color="auto"/>
        <w:right w:val="none" w:sz="0" w:space="0" w:color="auto"/>
      </w:divBdr>
    </w:div>
    <w:div w:id="865755695">
      <w:bodyDiv w:val="1"/>
      <w:marLeft w:val="0"/>
      <w:marRight w:val="0"/>
      <w:marTop w:val="0"/>
      <w:marBottom w:val="0"/>
      <w:divBdr>
        <w:top w:val="none" w:sz="0" w:space="0" w:color="auto"/>
        <w:left w:val="none" w:sz="0" w:space="0" w:color="auto"/>
        <w:bottom w:val="none" w:sz="0" w:space="0" w:color="auto"/>
        <w:right w:val="none" w:sz="0" w:space="0" w:color="auto"/>
      </w:divBdr>
    </w:div>
    <w:div w:id="915625796">
      <w:bodyDiv w:val="1"/>
      <w:marLeft w:val="0"/>
      <w:marRight w:val="0"/>
      <w:marTop w:val="0"/>
      <w:marBottom w:val="0"/>
      <w:divBdr>
        <w:top w:val="none" w:sz="0" w:space="0" w:color="auto"/>
        <w:left w:val="none" w:sz="0" w:space="0" w:color="auto"/>
        <w:bottom w:val="none" w:sz="0" w:space="0" w:color="auto"/>
        <w:right w:val="none" w:sz="0" w:space="0" w:color="auto"/>
      </w:divBdr>
    </w:div>
    <w:div w:id="959872824">
      <w:bodyDiv w:val="1"/>
      <w:marLeft w:val="0"/>
      <w:marRight w:val="0"/>
      <w:marTop w:val="0"/>
      <w:marBottom w:val="0"/>
      <w:divBdr>
        <w:top w:val="none" w:sz="0" w:space="0" w:color="auto"/>
        <w:left w:val="none" w:sz="0" w:space="0" w:color="auto"/>
        <w:bottom w:val="none" w:sz="0" w:space="0" w:color="auto"/>
        <w:right w:val="none" w:sz="0" w:space="0" w:color="auto"/>
      </w:divBdr>
    </w:div>
    <w:div w:id="983045440">
      <w:bodyDiv w:val="1"/>
      <w:marLeft w:val="0"/>
      <w:marRight w:val="0"/>
      <w:marTop w:val="0"/>
      <w:marBottom w:val="0"/>
      <w:divBdr>
        <w:top w:val="none" w:sz="0" w:space="0" w:color="auto"/>
        <w:left w:val="none" w:sz="0" w:space="0" w:color="auto"/>
        <w:bottom w:val="none" w:sz="0" w:space="0" w:color="auto"/>
        <w:right w:val="none" w:sz="0" w:space="0" w:color="auto"/>
      </w:divBdr>
    </w:div>
    <w:div w:id="987510490">
      <w:bodyDiv w:val="1"/>
      <w:marLeft w:val="0"/>
      <w:marRight w:val="0"/>
      <w:marTop w:val="0"/>
      <w:marBottom w:val="0"/>
      <w:divBdr>
        <w:top w:val="none" w:sz="0" w:space="0" w:color="auto"/>
        <w:left w:val="none" w:sz="0" w:space="0" w:color="auto"/>
        <w:bottom w:val="none" w:sz="0" w:space="0" w:color="auto"/>
        <w:right w:val="none" w:sz="0" w:space="0" w:color="auto"/>
      </w:divBdr>
    </w:div>
    <w:div w:id="1001347446">
      <w:bodyDiv w:val="1"/>
      <w:marLeft w:val="0"/>
      <w:marRight w:val="0"/>
      <w:marTop w:val="0"/>
      <w:marBottom w:val="0"/>
      <w:divBdr>
        <w:top w:val="none" w:sz="0" w:space="0" w:color="auto"/>
        <w:left w:val="none" w:sz="0" w:space="0" w:color="auto"/>
        <w:bottom w:val="none" w:sz="0" w:space="0" w:color="auto"/>
        <w:right w:val="none" w:sz="0" w:space="0" w:color="auto"/>
      </w:divBdr>
    </w:div>
    <w:div w:id="1007706283">
      <w:bodyDiv w:val="1"/>
      <w:marLeft w:val="0"/>
      <w:marRight w:val="0"/>
      <w:marTop w:val="0"/>
      <w:marBottom w:val="0"/>
      <w:divBdr>
        <w:top w:val="none" w:sz="0" w:space="0" w:color="auto"/>
        <w:left w:val="none" w:sz="0" w:space="0" w:color="auto"/>
        <w:bottom w:val="none" w:sz="0" w:space="0" w:color="auto"/>
        <w:right w:val="none" w:sz="0" w:space="0" w:color="auto"/>
      </w:divBdr>
    </w:div>
    <w:div w:id="1070423086">
      <w:bodyDiv w:val="1"/>
      <w:marLeft w:val="0"/>
      <w:marRight w:val="0"/>
      <w:marTop w:val="0"/>
      <w:marBottom w:val="0"/>
      <w:divBdr>
        <w:top w:val="none" w:sz="0" w:space="0" w:color="auto"/>
        <w:left w:val="none" w:sz="0" w:space="0" w:color="auto"/>
        <w:bottom w:val="none" w:sz="0" w:space="0" w:color="auto"/>
        <w:right w:val="none" w:sz="0" w:space="0" w:color="auto"/>
      </w:divBdr>
    </w:div>
    <w:div w:id="1164009275">
      <w:bodyDiv w:val="1"/>
      <w:marLeft w:val="0"/>
      <w:marRight w:val="0"/>
      <w:marTop w:val="0"/>
      <w:marBottom w:val="0"/>
      <w:divBdr>
        <w:top w:val="none" w:sz="0" w:space="0" w:color="auto"/>
        <w:left w:val="none" w:sz="0" w:space="0" w:color="auto"/>
        <w:bottom w:val="none" w:sz="0" w:space="0" w:color="auto"/>
        <w:right w:val="none" w:sz="0" w:space="0" w:color="auto"/>
      </w:divBdr>
    </w:div>
    <w:div w:id="1170372930">
      <w:bodyDiv w:val="1"/>
      <w:marLeft w:val="0"/>
      <w:marRight w:val="0"/>
      <w:marTop w:val="0"/>
      <w:marBottom w:val="0"/>
      <w:divBdr>
        <w:top w:val="none" w:sz="0" w:space="0" w:color="auto"/>
        <w:left w:val="none" w:sz="0" w:space="0" w:color="auto"/>
        <w:bottom w:val="none" w:sz="0" w:space="0" w:color="auto"/>
        <w:right w:val="none" w:sz="0" w:space="0" w:color="auto"/>
      </w:divBdr>
    </w:div>
    <w:div w:id="1220360880">
      <w:bodyDiv w:val="1"/>
      <w:marLeft w:val="0"/>
      <w:marRight w:val="0"/>
      <w:marTop w:val="0"/>
      <w:marBottom w:val="0"/>
      <w:divBdr>
        <w:top w:val="none" w:sz="0" w:space="0" w:color="auto"/>
        <w:left w:val="none" w:sz="0" w:space="0" w:color="auto"/>
        <w:bottom w:val="none" w:sz="0" w:space="0" w:color="auto"/>
        <w:right w:val="none" w:sz="0" w:space="0" w:color="auto"/>
      </w:divBdr>
    </w:div>
    <w:div w:id="1233928126">
      <w:bodyDiv w:val="1"/>
      <w:marLeft w:val="0"/>
      <w:marRight w:val="0"/>
      <w:marTop w:val="0"/>
      <w:marBottom w:val="0"/>
      <w:divBdr>
        <w:top w:val="none" w:sz="0" w:space="0" w:color="auto"/>
        <w:left w:val="none" w:sz="0" w:space="0" w:color="auto"/>
        <w:bottom w:val="none" w:sz="0" w:space="0" w:color="auto"/>
        <w:right w:val="none" w:sz="0" w:space="0" w:color="auto"/>
      </w:divBdr>
    </w:div>
    <w:div w:id="1264917398">
      <w:bodyDiv w:val="1"/>
      <w:marLeft w:val="0"/>
      <w:marRight w:val="0"/>
      <w:marTop w:val="0"/>
      <w:marBottom w:val="0"/>
      <w:divBdr>
        <w:top w:val="none" w:sz="0" w:space="0" w:color="auto"/>
        <w:left w:val="none" w:sz="0" w:space="0" w:color="auto"/>
        <w:bottom w:val="none" w:sz="0" w:space="0" w:color="auto"/>
        <w:right w:val="none" w:sz="0" w:space="0" w:color="auto"/>
      </w:divBdr>
    </w:div>
    <w:div w:id="1288119342">
      <w:bodyDiv w:val="1"/>
      <w:marLeft w:val="0"/>
      <w:marRight w:val="0"/>
      <w:marTop w:val="0"/>
      <w:marBottom w:val="0"/>
      <w:divBdr>
        <w:top w:val="none" w:sz="0" w:space="0" w:color="auto"/>
        <w:left w:val="none" w:sz="0" w:space="0" w:color="auto"/>
        <w:bottom w:val="none" w:sz="0" w:space="0" w:color="auto"/>
        <w:right w:val="none" w:sz="0" w:space="0" w:color="auto"/>
      </w:divBdr>
    </w:div>
    <w:div w:id="1294756161">
      <w:bodyDiv w:val="1"/>
      <w:marLeft w:val="0"/>
      <w:marRight w:val="0"/>
      <w:marTop w:val="0"/>
      <w:marBottom w:val="0"/>
      <w:divBdr>
        <w:top w:val="none" w:sz="0" w:space="0" w:color="auto"/>
        <w:left w:val="none" w:sz="0" w:space="0" w:color="auto"/>
        <w:bottom w:val="none" w:sz="0" w:space="0" w:color="auto"/>
        <w:right w:val="none" w:sz="0" w:space="0" w:color="auto"/>
      </w:divBdr>
    </w:div>
    <w:div w:id="1310937697">
      <w:bodyDiv w:val="1"/>
      <w:marLeft w:val="0"/>
      <w:marRight w:val="0"/>
      <w:marTop w:val="0"/>
      <w:marBottom w:val="0"/>
      <w:divBdr>
        <w:top w:val="none" w:sz="0" w:space="0" w:color="auto"/>
        <w:left w:val="none" w:sz="0" w:space="0" w:color="auto"/>
        <w:bottom w:val="none" w:sz="0" w:space="0" w:color="auto"/>
        <w:right w:val="none" w:sz="0" w:space="0" w:color="auto"/>
      </w:divBdr>
    </w:div>
    <w:div w:id="1404916621">
      <w:bodyDiv w:val="1"/>
      <w:marLeft w:val="0"/>
      <w:marRight w:val="0"/>
      <w:marTop w:val="0"/>
      <w:marBottom w:val="0"/>
      <w:divBdr>
        <w:top w:val="none" w:sz="0" w:space="0" w:color="auto"/>
        <w:left w:val="none" w:sz="0" w:space="0" w:color="auto"/>
        <w:bottom w:val="none" w:sz="0" w:space="0" w:color="auto"/>
        <w:right w:val="none" w:sz="0" w:space="0" w:color="auto"/>
      </w:divBdr>
    </w:div>
    <w:div w:id="1420181196">
      <w:bodyDiv w:val="1"/>
      <w:marLeft w:val="0"/>
      <w:marRight w:val="0"/>
      <w:marTop w:val="0"/>
      <w:marBottom w:val="0"/>
      <w:divBdr>
        <w:top w:val="none" w:sz="0" w:space="0" w:color="auto"/>
        <w:left w:val="none" w:sz="0" w:space="0" w:color="auto"/>
        <w:bottom w:val="none" w:sz="0" w:space="0" w:color="auto"/>
        <w:right w:val="none" w:sz="0" w:space="0" w:color="auto"/>
      </w:divBdr>
    </w:div>
    <w:div w:id="1459106496">
      <w:bodyDiv w:val="1"/>
      <w:marLeft w:val="0"/>
      <w:marRight w:val="0"/>
      <w:marTop w:val="0"/>
      <w:marBottom w:val="0"/>
      <w:divBdr>
        <w:top w:val="none" w:sz="0" w:space="0" w:color="auto"/>
        <w:left w:val="none" w:sz="0" w:space="0" w:color="auto"/>
        <w:bottom w:val="none" w:sz="0" w:space="0" w:color="auto"/>
        <w:right w:val="none" w:sz="0" w:space="0" w:color="auto"/>
      </w:divBdr>
    </w:div>
    <w:div w:id="1521119193">
      <w:bodyDiv w:val="1"/>
      <w:marLeft w:val="0"/>
      <w:marRight w:val="0"/>
      <w:marTop w:val="0"/>
      <w:marBottom w:val="0"/>
      <w:divBdr>
        <w:top w:val="none" w:sz="0" w:space="0" w:color="auto"/>
        <w:left w:val="none" w:sz="0" w:space="0" w:color="auto"/>
        <w:bottom w:val="none" w:sz="0" w:space="0" w:color="auto"/>
        <w:right w:val="none" w:sz="0" w:space="0" w:color="auto"/>
      </w:divBdr>
    </w:div>
    <w:div w:id="1644190810">
      <w:bodyDiv w:val="1"/>
      <w:marLeft w:val="0"/>
      <w:marRight w:val="0"/>
      <w:marTop w:val="0"/>
      <w:marBottom w:val="0"/>
      <w:divBdr>
        <w:top w:val="none" w:sz="0" w:space="0" w:color="auto"/>
        <w:left w:val="none" w:sz="0" w:space="0" w:color="auto"/>
        <w:bottom w:val="none" w:sz="0" w:space="0" w:color="auto"/>
        <w:right w:val="none" w:sz="0" w:space="0" w:color="auto"/>
      </w:divBdr>
    </w:div>
    <w:div w:id="1698041022">
      <w:bodyDiv w:val="1"/>
      <w:marLeft w:val="0"/>
      <w:marRight w:val="0"/>
      <w:marTop w:val="0"/>
      <w:marBottom w:val="0"/>
      <w:divBdr>
        <w:top w:val="none" w:sz="0" w:space="0" w:color="auto"/>
        <w:left w:val="none" w:sz="0" w:space="0" w:color="auto"/>
        <w:bottom w:val="none" w:sz="0" w:space="0" w:color="auto"/>
        <w:right w:val="none" w:sz="0" w:space="0" w:color="auto"/>
      </w:divBdr>
    </w:div>
    <w:div w:id="1806312838">
      <w:bodyDiv w:val="1"/>
      <w:marLeft w:val="0"/>
      <w:marRight w:val="0"/>
      <w:marTop w:val="0"/>
      <w:marBottom w:val="0"/>
      <w:divBdr>
        <w:top w:val="none" w:sz="0" w:space="0" w:color="auto"/>
        <w:left w:val="none" w:sz="0" w:space="0" w:color="auto"/>
        <w:bottom w:val="none" w:sz="0" w:space="0" w:color="auto"/>
        <w:right w:val="none" w:sz="0" w:space="0" w:color="auto"/>
      </w:divBdr>
    </w:div>
    <w:div w:id="1825702808">
      <w:bodyDiv w:val="1"/>
      <w:marLeft w:val="0"/>
      <w:marRight w:val="0"/>
      <w:marTop w:val="0"/>
      <w:marBottom w:val="0"/>
      <w:divBdr>
        <w:top w:val="none" w:sz="0" w:space="0" w:color="auto"/>
        <w:left w:val="none" w:sz="0" w:space="0" w:color="auto"/>
        <w:bottom w:val="none" w:sz="0" w:space="0" w:color="auto"/>
        <w:right w:val="none" w:sz="0" w:space="0" w:color="auto"/>
      </w:divBdr>
    </w:div>
    <w:div w:id="1840194931">
      <w:bodyDiv w:val="1"/>
      <w:marLeft w:val="0"/>
      <w:marRight w:val="0"/>
      <w:marTop w:val="0"/>
      <w:marBottom w:val="0"/>
      <w:divBdr>
        <w:top w:val="none" w:sz="0" w:space="0" w:color="auto"/>
        <w:left w:val="none" w:sz="0" w:space="0" w:color="auto"/>
        <w:bottom w:val="none" w:sz="0" w:space="0" w:color="auto"/>
        <w:right w:val="none" w:sz="0" w:space="0" w:color="auto"/>
      </w:divBdr>
    </w:div>
    <w:div w:id="1886526262">
      <w:bodyDiv w:val="1"/>
      <w:marLeft w:val="0"/>
      <w:marRight w:val="0"/>
      <w:marTop w:val="0"/>
      <w:marBottom w:val="0"/>
      <w:divBdr>
        <w:top w:val="none" w:sz="0" w:space="0" w:color="auto"/>
        <w:left w:val="none" w:sz="0" w:space="0" w:color="auto"/>
        <w:bottom w:val="none" w:sz="0" w:space="0" w:color="auto"/>
        <w:right w:val="none" w:sz="0" w:space="0" w:color="auto"/>
      </w:divBdr>
    </w:div>
    <w:div w:id="1893032657">
      <w:bodyDiv w:val="1"/>
      <w:marLeft w:val="0"/>
      <w:marRight w:val="0"/>
      <w:marTop w:val="0"/>
      <w:marBottom w:val="0"/>
      <w:divBdr>
        <w:top w:val="none" w:sz="0" w:space="0" w:color="auto"/>
        <w:left w:val="none" w:sz="0" w:space="0" w:color="auto"/>
        <w:bottom w:val="none" w:sz="0" w:space="0" w:color="auto"/>
        <w:right w:val="none" w:sz="0" w:space="0" w:color="auto"/>
      </w:divBdr>
    </w:div>
    <w:div w:id="1929535872">
      <w:bodyDiv w:val="1"/>
      <w:marLeft w:val="0"/>
      <w:marRight w:val="0"/>
      <w:marTop w:val="0"/>
      <w:marBottom w:val="0"/>
      <w:divBdr>
        <w:top w:val="none" w:sz="0" w:space="0" w:color="auto"/>
        <w:left w:val="none" w:sz="0" w:space="0" w:color="auto"/>
        <w:bottom w:val="none" w:sz="0" w:space="0" w:color="auto"/>
        <w:right w:val="none" w:sz="0" w:space="0" w:color="auto"/>
      </w:divBdr>
    </w:div>
    <w:div w:id="1944221702">
      <w:bodyDiv w:val="1"/>
      <w:marLeft w:val="0"/>
      <w:marRight w:val="0"/>
      <w:marTop w:val="0"/>
      <w:marBottom w:val="0"/>
      <w:divBdr>
        <w:top w:val="none" w:sz="0" w:space="0" w:color="auto"/>
        <w:left w:val="none" w:sz="0" w:space="0" w:color="auto"/>
        <w:bottom w:val="none" w:sz="0" w:space="0" w:color="auto"/>
        <w:right w:val="none" w:sz="0" w:space="0" w:color="auto"/>
      </w:divBdr>
    </w:div>
    <w:div w:id="1946158385">
      <w:bodyDiv w:val="1"/>
      <w:marLeft w:val="0"/>
      <w:marRight w:val="0"/>
      <w:marTop w:val="0"/>
      <w:marBottom w:val="0"/>
      <w:divBdr>
        <w:top w:val="none" w:sz="0" w:space="0" w:color="auto"/>
        <w:left w:val="none" w:sz="0" w:space="0" w:color="auto"/>
        <w:bottom w:val="none" w:sz="0" w:space="0" w:color="auto"/>
        <w:right w:val="none" w:sz="0" w:space="0" w:color="auto"/>
      </w:divBdr>
    </w:div>
    <w:div w:id="1968900221">
      <w:bodyDiv w:val="1"/>
      <w:marLeft w:val="0"/>
      <w:marRight w:val="0"/>
      <w:marTop w:val="0"/>
      <w:marBottom w:val="0"/>
      <w:divBdr>
        <w:top w:val="none" w:sz="0" w:space="0" w:color="auto"/>
        <w:left w:val="none" w:sz="0" w:space="0" w:color="auto"/>
        <w:bottom w:val="none" w:sz="0" w:space="0" w:color="auto"/>
        <w:right w:val="none" w:sz="0" w:space="0" w:color="auto"/>
      </w:divBdr>
    </w:div>
    <w:div w:id="1998141772">
      <w:bodyDiv w:val="1"/>
      <w:marLeft w:val="0"/>
      <w:marRight w:val="0"/>
      <w:marTop w:val="0"/>
      <w:marBottom w:val="0"/>
      <w:divBdr>
        <w:top w:val="none" w:sz="0" w:space="0" w:color="auto"/>
        <w:left w:val="none" w:sz="0" w:space="0" w:color="auto"/>
        <w:bottom w:val="none" w:sz="0" w:space="0" w:color="auto"/>
        <w:right w:val="none" w:sz="0" w:space="0" w:color="auto"/>
      </w:divBdr>
    </w:div>
    <w:div w:id="2020810163">
      <w:bodyDiv w:val="1"/>
      <w:marLeft w:val="0"/>
      <w:marRight w:val="0"/>
      <w:marTop w:val="0"/>
      <w:marBottom w:val="0"/>
      <w:divBdr>
        <w:top w:val="none" w:sz="0" w:space="0" w:color="auto"/>
        <w:left w:val="none" w:sz="0" w:space="0" w:color="auto"/>
        <w:bottom w:val="none" w:sz="0" w:space="0" w:color="auto"/>
        <w:right w:val="none" w:sz="0" w:space="0" w:color="auto"/>
      </w:divBdr>
    </w:div>
    <w:div w:id="2034262270">
      <w:bodyDiv w:val="1"/>
      <w:marLeft w:val="0"/>
      <w:marRight w:val="0"/>
      <w:marTop w:val="0"/>
      <w:marBottom w:val="0"/>
      <w:divBdr>
        <w:top w:val="none" w:sz="0" w:space="0" w:color="auto"/>
        <w:left w:val="none" w:sz="0" w:space="0" w:color="auto"/>
        <w:bottom w:val="none" w:sz="0" w:space="0" w:color="auto"/>
        <w:right w:val="none" w:sz="0" w:space="0" w:color="auto"/>
      </w:divBdr>
    </w:div>
    <w:div w:id="205338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F27C93DF0547E4A3228E77F20BD19B"/>
        <w:category>
          <w:name w:val="Allgemein"/>
          <w:gallery w:val="placeholder"/>
        </w:category>
        <w:types>
          <w:type w:val="bbPlcHdr"/>
        </w:types>
        <w:behaviors>
          <w:behavior w:val="content"/>
        </w:behaviors>
        <w:guid w:val="{37FEF8D0-F3D8-431C-9F19-D847F45779C7}"/>
      </w:docPartPr>
      <w:docPartBody>
        <w:p w:rsidR="00C4194E" w:rsidRDefault="00C4194E" w:rsidP="00C4194E">
          <w:pPr>
            <w:pStyle w:val="82F27C93DF0547E4A3228E77F20BD19B"/>
          </w:pPr>
          <w:r>
            <w:rPr>
              <w:caps/>
              <w:color w:val="FFFFFF" w:themeColor="background1"/>
            </w:rPr>
            <w:t>[Name des Autors]</w:t>
          </w:r>
        </w:p>
      </w:docPartBody>
    </w:docPart>
    <w:docPart>
      <w:docPartPr>
        <w:name w:val="17DC1C23388748178760E32E2ED3CB71"/>
        <w:category>
          <w:name w:val="Allgemein"/>
          <w:gallery w:val="placeholder"/>
        </w:category>
        <w:types>
          <w:type w:val="bbPlcHdr"/>
        </w:types>
        <w:behaviors>
          <w:behavior w:val="content"/>
        </w:behaviors>
        <w:guid w:val="{30C8D0F4-C6B9-47C8-9C35-EDE29452A080}"/>
      </w:docPartPr>
      <w:docPartBody>
        <w:p w:rsidR="00B2395B" w:rsidRDefault="00224B50" w:rsidP="00224B50">
          <w:pPr>
            <w:pStyle w:val="17DC1C23388748178760E32E2ED3CB71"/>
          </w:pPr>
          <w:r>
            <w:rPr>
              <w:caps/>
              <w:color w:val="FFFFFF" w:themeColor="background1"/>
            </w:rPr>
            <w:t>[Name des Autors]</w:t>
          </w:r>
        </w:p>
      </w:docPartBody>
    </w:docPart>
    <w:docPart>
      <w:docPartPr>
        <w:name w:val="2B849B5B0E824B5790D46BD7A21EA38A"/>
        <w:category>
          <w:name w:val="Allgemein"/>
          <w:gallery w:val="placeholder"/>
        </w:category>
        <w:types>
          <w:type w:val="bbPlcHdr"/>
        </w:types>
        <w:behaviors>
          <w:behavior w:val="content"/>
        </w:behaviors>
        <w:guid w:val="{8519B5B5-9DB6-481B-97DA-FE29FCF1BE56}"/>
      </w:docPartPr>
      <w:docPartBody>
        <w:p w:rsidR="00B2395B" w:rsidRDefault="00224B50" w:rsidP="00224B50">
          <w:pPr>
            <w:pStyle w:val="2B849B5B0E824B5790D46BD7A21EA38A"/>
          </w:pPr>
          <w:r>
            <w:rPr>
              <w:caps/>
              <w:color w:val="FFFFFF" w:themeColor="background1"/>
            </w:rPr>
            <w:t>[Name des Autors]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94E"/>
    <w:rsid w:val="001434A0"/>
    <w:rsid w:val="001B4FB5"/>
    <w:rsid w:val="001B619E"/>
    <w:rsid w:val="00224B50"/>
    <w:rsid w:val="00297357"/>
    <w:rsid w:val="003459F2"/>
    <w:rsid w:val="0042186B"/>
    <w:rsid w:val="006447B8"/>
    <w:rsid w:val="00650EA1"/>
    <w:rsid w:val="006869D5"/>
    <w:rsid w:val="00694F58"/>
    <w:rsid w:val="006D06B6"/>
    <w:rsid w:val="00783F64"/>
    <w:rsid w:val="007D65BB"/>
    <w:rsid w:val="0081466D"/>
    <w:rsid w:val="00B2395B"/>
    <w:rsid w:val="00BB6306"/>
    <w:rsid w:val="00C4194E"/>
    <w:rsid w:val="00C706FC"/>
    <w:rsid w:val="00CB5641"/>
    <w:rsid w:val="00DD7D15"/>
    <w:rsid w:val="00E10E9F"/>
    <w:rsid w:val="00FA017A"/>
    <w:rsid w:val="00FC130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82F27C93DF0547E4A3228E77F20BD19B">
    <w:name w:val="82F27C93DF0547E4A3228E77F20BD19B"/>
    <w:rsid w:val="00C4194E"/>
  </w:style>
  <w:style w:type="paragraph" w:customStyle="1" w:styleId="17DC1C23388748178760E32E2ED3CB71">
    <w:name w:val="17DC1C23388748178760E32E2ED3CB71"/>
    <w:rsid w:val="00224B50"/>
    <w:rPr>
      <w:lang w:val="en-GB" w:eastAsia="en-GB"/>
    </w:rPr>
  </w:style>
  <w:style w:type="paragraph" w:customStyle="1" w:styleId="2B849B5B0E824B5790D46BD7A21EA38A">
    <w:name w:val="2B849B5B0E824B5790D46BD7A21EA38A"/>
    <w:rsid w:val="00224B50"/>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1C0B9-8FA7-4050-84B0-6AC045DB9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932</Words>
  <Characters>5875</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Lastenheft</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Christian Schweitzer &amp; Cristian Radici</dc:title>
  <dc:subject>Versicherungsmanager – Verträge einfach im Blick</dc:subject>
  <dc:creator>Christian Schweitzer &amp; Cristian Radici</dc:creator>
  <cp:keywords/>
  <dc:description/>
  <cp:lastModifiedBy>Christian Schweitzer</cp:lastModifiedBy>
  <cp:revision>7</cp:revision>
  <dcterms:created xsi:type="dcterms:W3CDTF">2025-04-30T06:37:00Z</dcterms:created>
  <dcterms:modified xsi:type="dcterms:W3CDTF">2025-06-26T10:51:00Z</dcterms:modified>
  <cp:category/>
</cp:coreProperties>
</file>